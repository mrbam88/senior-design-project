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Default Extension="png" ContentType="image/png"/>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Override PartName="/word/comments.xml" ContentType="application/vnd.openxmlformats-officedocument.wordprocessingml.comment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diagrams/drawing1.xml" ContentType="application/vnd.ms-office.drawingml.diagramDrawing+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6C56" w:rsidRPr="00466C56" w:rsidRDefault="00474ADF" w:rsidP="00466C56">
      <w:pPr>
        <w:pStyle w:val="Title"/>
        <w:spacing w:after="0"/>
      </w:pPr>
      <w:bookmarkStart w:id="0" w:name="_Toc258874369"/>
      <w:bookmarkStart w:id="1" w:name="_Toc259787463"/>
      <w:bookmarkStart w:id="2" w:name="_Toc259787960"/>
      <w:bookmarkStart w:id="3" w:name="_Toc260057370"/>
      <w:bookmarkStart w:id="4" w:name="_Toc147589844"/>
      <w:r>
        <w:t>Agent Based Epidemiology Model using INGENIAS Agent Framework</w:t>
      </w:r>
      <w:bookmarkEnd w:id="0"/>
      <w:bookmarkEnd w:id="1"/>
      <w:bookmarkEnd w:id="2"/>
      <w:bookmarkEnd w:id="3"/>
    </w:p>
    <w:p w:rsidR="003B42E9" w:rsidRDefault="00887260" w:rsidP="00887260">
      <w:pPr>
        <w:pStyle w:val="Title"/>
        <w:tabs>
          <w:tab w:val="center" w:pos="4320"/>
        </w:tabs>
        <w:spacing w:before="0"/>
        <w:jc w:val="left"/>
      </w:pPr>
      <w:bookmarkStart w:id="5" w:name="_Toc147653079"/>
      <w:bookmarkStart w:id="6" w:name="_Toc147716113"/>
      <w:bookmarkStart w:id="7" w:name="_Toc147722623"/>
      <w:bookmarkStart w:id="8" w:name="_Toc163632897"/>
      <w:bookmarkStart w:id="9" w:name="_Toc163635969"/>
      <w:bookmarkStart w:id="10" w:name="_Toc192491046"/>
      <w:r>
        <w:tab/>
      </w:r>
      <w:bookmarkStart w:id="11" w:name="_Toc258874370"/>
      <w:bookmarkStart w:id="12" w:name="_Toc259787464"/>
      <w:bookmarkStart w:id="13" w:name="_Toc259787961"/>
      <w:bookmarkStart w:id="14" w:name="_Toc260057371"/>
      <w:r w:rsidR="00F65994">
        <w:t xml:space="preserve">Design Team </w:t>
      </w:r>
      <w:r w:rsidR="00E90370">
        <w:t>EE-</w:t>
      </w:r>
      <w:bookmarkEnd w:id="4"/>
      <w:bookmarkEnd w:id="5"/>
      <w:bookmarkEnd w:id="6"/>
      <w:bookmarkEnd w:id="7"/>
      <w:bookmarkEnd w:id="8"/>
      <w:bookmarkEnd w:id="9"/>
      <w:bookmarkEnd w:id="10"/>
      <w:r w:rsidR="00474ADF">
        <w:t>9</w:t>
      </w:r>
      <w:bookmarkEnd w:id="11"/>
      <w:bookmarkEnd w:id="12"/>
      <w:bookmarkEnd w:id="13"/>
      <w:bookmarkEnd w:id="14"/>
    </w:p>
    <w:p w:rsidR="00474ADF" w:rsidRPr="004069A6" w:rsidRDefault="00474ADF" w:rsidP="004069A6">
      <w:pPr>
        <w:pStyle w:val="AuthorList"/>
      </w:pPr>
      <w:r w:rsidRPr="004069A6">
        <w:rPr>
          <w:b/>
        </w:rPr>
        <w:t>Team Members:</w:t>
      </w:r>
      <w:r w:rsidR="004069A6">
        <w:tab/>
      </w:r>
      <w:r w:rsidR="00FC5695" w:rsidRPr="004069A6">
        <w:t>William R. Moser and Bilal A. Malik</w:t>
      </w:r>
    </w:p>
    <w:p w:rsidR="00474ADF" w:rsidRPr="004069A6" w:rsidRDefault="00474ADF" w:rsidP="004069A6">
      <w:pPr>
        <w:pStyle w:val="AuthorList"/>
      </w:pPr>
      <w:r w:rsidRPr="004069A6">
        <w:rPr>
          <w:b/>
          <w:bCs/>
        </w:rPr>
        <w:t>Faculty Advisor</w:t>
      </w:r>
      <w:r w:rsidR="0099517E" w:rsidRPr="004069A6">
        <w:rPr>
          <w:b/>
          <w:bCs/>
        </w:rPr>
        <w:t>s</w:t>
      </w:r>
      <w:r w:rsidRPr="004069A6">
        <w:rPr>
          <w:b/>
          <w:bCs/>
        </w:rPr>
        <w:t>:</w:t>
      </w:r>
      <w:r w:rsidR="004069A6">
        <w:tab/>
      </w:r>
      <w:r w:rsidR="00FC5695" w:rsidRPr="004069A6">
        <w:t>Dr. Li Bai and Dr. Saroj Biswas</w:t>
      </w:r>
    </w:p>
    <w:p w:rsidR="00474ADF" w:rsidRPr="004069A6" w:rsidRDefault="00474ADF" w:rsidP="004069A6">
      <w:pPr>
        <w:pStyle w:val="AuthorList"/>
      </w:pPr>
      <w:r w:rsidRPr="004069A6">
        <w:rPr>
          <w:b/>
          <w:bCs/>
        </w:rPr>
        <w:t>Date:</w:t>
      </w:r>
      <w:r w:rsidR="004069A6">
        <w:tab/>
      </w:r>
      <w:r w:rsidR="00FC5695" w:rsidRPr="004069A6">
        <w:t xml:space="preserve">April </w:t>
      </w:r>
      <w:r w:rsidR="004069A6" w:rsidRPr="004069A6">
        <w:t>23</w:t>
      </w:r>
      <w:r w:rsidR="00174359" w:rsidRPr="004069A6">
        <w:t>,</w:t>
      </w:r>
      <w:r w:rsidRPr="004069A6">
        <w:t xml:space="preserve"> 20</w:t>
      </w:r>
      <w:r w:rsidR="004069A6" w:rsidRPr="004069A6">
        <w:t>10</w:t>
      </w:r>
      <w:r w:rsidRPr="004069A6">
        <w:t xml:space="preserve"> </w:t>
      </w:r>
    </w:p>
    <w:p w:rsidR="00076F9C" w:rsidRDefault="00076F9C" w:rsidP="003C0940">
      <w:pPr>
        <w:pStyle w:val="AbstractTitle"/>
      </w:pPr>
      <w:r>
        <w:t>Abstract</w:t>
      </w:r>
    </w:p>
    <w:p w:rsidR="00FC5695" w:rsidRPr="004069A6" w:rsidRDefault="00FC5695" w:rsidP="004069A6">
      <w:pPr>
        <w:pStyle w:val="AbstractText"/>
      </w:pPr>
      <w:r w:rsidRPr="004069A6">
        <w:t xml:space="preserve">The spread of infection and disease has been a focus of research for societies for centuries. Recent cases have involved the Avian flu, SARS and the H1N1 virus. Governments and businesses spend billions reacting to these outbreaks and attempting to prevent ones in the future. An appropriate computer model can provide a safe and inexpensive way to predict infection propagation and plan actions to mitigate outbreaks. Mathematical models such as the “Susceptible, Infectious, Removed” model (SIR) can provide valuable predictions; however they are derived after the event. The Senior Design team adapted an open-source and general purpose multi agent platform for epidemic modeling, and compared simulation results to an SIR model. The INGENIAS development kit (IDK) from University of Madrid was used to generate agent code for the Java Agent Development Framework (JADE). The Senior Design Team heavily modified this code and developed </w:t>
      </w:r>
      <w:r w:rsidR="00E017A9" w:rsidRPr="004069A6">
        <w:t>Application</w:t>
      </w:r>
      <w:r w:rsidRPr="004069A6">
        <w:t>s to create a unique simulation environment running on a standard Windows computer of an epidemic released into a population. A user is able to easily adjust parameters from a graphical user interface and observe outputs comparable to an SIR model using MATLAB. The Senior Design team obtained a SIR model for Hong Kong Flu and compared the MATLAB and Agent simulation results and the resulting plots proved reasonably close.</w:t>
      </w:r>
    </w:p>
    <w:p w:rsidR="00713E0D" w:rsidRDefault="00C30F82" w:rsidP="004E6FC4">
      <w:pPr>
        <w:pStyle w:val="TOCTitle"/>
        <w:rPr>
          <w:noProof/>
        </w:rPr>
      </w:pPr>
      <w:r>
        <w:br w:type="page"/>
      </w:r>
      <w:r w:rsidR="001C3887">
        <w:lastRenderedPageBreak/>
        <w:t>Table of Contents</w:t>
      </w:r>
      <w:r w:rsidR="00E87CD5" w:rsidRPr="00E87CD5">
        <w:fldChar w:fldCharType="begin"/>
      </w:r>
      <w:r w:rsidR="00FC5695">
        <w:instrText xml:space="preserve"> TOC \o "1-3" \h \z \u </w:instrText>
      </w:r>
      <w:r w:rsidR="00E87CD5" w:rsidRPr="00E87CD5">
        <w:fldChar w:fldCharType="separate"/>
      </w:r>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372" w:history="1">
        <w:r w:rsidR="00713E0D" w:rsidRPr="00DB29EE">
          <w:rPr>
            <w:rStyle w:val="Hyperlink"/>
            <w:noProof/>
          </w:rPr>
          <w:t>I. Background</w:t>
        </w:r>
        <w:r w:rsidR="00713E0D">
          <w:rPr>
            <w:noProof/>
            <w:webHidden/>
          </w:rPr>
          <w:tab/>
        </w:r>
        <w:r>
          <w:rPr>
            <w:noProof/>
            <w:webHidden/>
          </w:rPr>
          <w:fldChar w:fldCharType="begin"/>
        </w:r>
        <w:r w:rsidR="00713E0D">
          <w:rPr>
            <w:noProof/>
            <w:webHidden/>
          </w:rPr>
          <w:instrText xml:space="preserve"> PAGEREF _Toc260057372 \h </w:instrText>
        </w:r>
        <w:r>
          <w:rPr>
            <w:noProof/>
            <w:webHidden/>
          </w:rPr>
        </w:r>
        <w:r>
          <w:rPr>
            <w:noProof/>
            <w:webHidden/>
          </w:rPr>
          <w:fldChar w:fldCharType="separate"/>
        </w:r>
        <w:r w:rsidR="00A47062">
          <w:rPr>
            <w:noProof/>
            <w:webHidden/>
          </w:rPr>
          <w:t>1</w:t>
        </w:r>
        <w:r>
          <w:rPr>
            <w:noProof/>
            <w:webHidden/>
          </w:rPr>
          <w:fldChar w:fldCharType="end"/>
        </w:r>
      </w:hyperlink>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373" w:history="1">
        <w:r w:rsidR="00713E0D" w:rsidRPr="00DB29EE">
          <w:rPr>
            <w:rStyle w:val="Hyperlink"/>
            <w:noProof/>
          </w:rPr>
          <w:t>II. Literature Review</w:t>
        </w:r>
        <w:r w:rsidR="00713E0D">
          <w:rPr>
            <w:noProof/>
            <w:webHidden/>
          </w:rPr>
          <w:tab/>
        </w:r>
        <w:r>
          <w:rPr>
            <w:noProof/>
            <w:webHidden/>
          </w:rPr>
          <w:fldChar w:fldCharType="begin"/>
        </w:r>
        <w:r w:rsidR="00713E0D">
          <w:rPr>
            <w:noProof/>
            <w:webHidden/>
          </w:rPr>
          <w:instrText xml:space="preserve"> PAGEREF _Toc260057373 \h </w:instrText>
        </w:r>
        <w:r>
          <w:rPr>
            <w:noProof/>
            <w:webHidden/>
          </w:rPr>
        </w:r>
        <w:r>
          <w:rPr>
            <w:noProof/>
            <w:webHidden/>
          </w:rPr>
          <w:fldChar w:fldCharType="separate"/>
        </w:r>
        <w:r w:rsidR="00A47062">
          <w:rPr>
            <w:noProof/>
            <w:webHidden/>
          </w:rPr>
          <w:t>1</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374" w:history="1">
        <w:r w:rsidR="00713E0D" w:rsidRPr="00DB29EE">
          <w:rPr>
            <w:rStyle w:val="Hyperlink"/>
            <w:noProof/>
          </w:rPr>
          <w:t>A. Susceptible-Infected-Removed (SIR) Model</w:t>
        </w:r>
        <w:r w:rsidR="00713E0D">
          <w:rPr>
            <w:noProof/>
            <w:webHidden/>
          </w:rPr>
          <w:tab/>
        </w:r>
        <w:r>
          <w:rPr>
            <w:noProof/>
            <w:webHidden/>
          </w:rPr>
          <w:fldChar w:fldCharType="begin"/>
        </w:r>
        <w:r w:rsidR="00713E0D">
          <w:rPr>
            <w:noProof/>
            <w:webHidden/>
          </w:rPr>
          <w:instrText xml:space="preserve"> PAGEREF _Toc260057374 \h </w:instrText>
        </w:r>
        <w:r>
          <w:rPr>
            <w:noProof/>
            <w:webHidden/>
          </w:rPr>
        </w:r>
        <w:r>
          <w:rPr>
            <w:noProof/>
            <w:webHidden/>
          </w:rPr>
          <w:fldChar w:fldCharType="separate"/>
        </w:r>
        <w:r w:rsidR="00A47062">
          <w:rPr>
            <w:noProof/>
            <w:webHidden/>
          </w:rPr>
          <w:t>1</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375" w:history="1">
        <w:r w:rsidR="00713E0D" w:rsidRPr="00DB29EE">
          <w:rPr>
            <w:rStyle w:val="Hyperlink"/>
            <w:noProof/>
          </w:rPr>
          <w:t>B. Agent Computing</w:t>
        </w:r>
        <w:r w:rsidR="00713E0D">
          <w:rPr>
            <w:noProof/>
            <w:webHidden/>
          </w:rPr>
          <w:tab/>
        </w:r>
        <w:r>
          <w:rPr>
            <w:noProof/>
            <w:webHidden/>
          </w:rPr>
          <w:fldChar w:fldCharType="begin"/>
        </w:r>
        <w:r w:rsidR="00713E0D">
          <w:rPr>
            <w:noProof/>
            <w:webHidden/>
          </w:rPr>
          <w:instrText xml:space="preserve"> PAGEREF _Toc260057375 \h </w:instrText>
        </w:r>
        <w:r>
          <w:rPr>
            <w:noProof/>
            <w:webHidden/>
          </w:rPr>
        </w:r>
        <w:r>
          <w:rPr>
            <w:noProof/>
            <w:webHidden/>
          </w:rPr>
          <w:fldChar w:fldCharType="separate"/>
        </w:r>
        <w:r w:rsidR="00A47062">
          <w:rPr>
            <w:noProof/>
            <w:webHidden/>
          </w:rPr>
          <w:t>3</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376" w:history="1">
        <w:r w:rsidR="00713E0D" w:rsidRPr="00DB29EE">
          <w:rPr>
            <w:rStyle w:val="Hyperlink"/>
            <w:noProof/>
          </w:rPr>
          <w:t>C.</w:t>
        </w:r>
        <w:r w:rsidR="00713E0D" w:rsidRPr="00DB29EE">
          <w:rPr>
            <w:rStyle w:val="Hyperlink"/>
            <w:rFonts w:eastAsia="Calibri"/>
            <w:noProof/>
          </w:rPr>
          <w:t xml:space="preserve"> FIPA Agent Standard</w:t>
        </w:r>
        <w:r w:rsidR="00713E0D">
          <w:rPr>
            <w:noProof/>
            <w:webHidden/>
          </w:rPr>
          <w:tab/>
        </w:r>
        <w:r>
          <w:rPr>
            <w:noProof/>
            <w:webHidden/>
          </w:rPr>
          <w:fldChar w:fldCharType="begin"/>
        </w:r>
        <w:r w:rsidR="00713E0D">
          <w:rPr>
            <w:noProof/>
            <w:webHidden/>
          </w:rPr>
          <w:instrText xml:space="preserve"> PAGEREF _Toc260057376 \h </w:instrText>
        </w:r>
        <w:r>
          <w:rPr>
            <w:noProof/>
            <w:webHidden/>
          </w:rPr>
        </w:r>
        <w:r>
          <w:rPr>
            <w:noProof/>
            <w:webHidden/>
          </w:rPr>
          <w:fldChar w:fldCharType="separate"/>
        </w:r>
        <w:r w:rsidR="00A47062">
          <w:rPr>
            <w:noProof/>
            <w:webHidden/>
          </w:rPr>
          <w:t>4</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377" w:history="1">
        <w:r w:rsidR="00713E0D" w:rsidRPr="00DB29EE">
          <w:rPr>
            <w:rStyle w:val="Hyperlink"/>
            <w:noProof/>
          </w:rPr>
          <w:t>D. Multi-Agent Platforms</w:t>
        </w:r>
        <w:r w:rsidR="00713E0D">
          <w:rPr>
            <w:noProof/>
            <w:webHidden/>
          </w:rPr>
          <w:tab/>
        </w:r>
        <w:r>
          <w:rPr>
            <w:noProof/>
            <w:webHidden/>
          </w:rPr>
          <w:fldChar w:fldCharType="begin"/>
        </w:r>
        <w:r w:rsidR="00713E0D">
          <w:rPr>
            <w:noProof/>
            <w:webHidden/>
          </w:rPr>
          <w:instrText xml:space="preserve"> PAGEREF _Toc260057377 \h </w:instrText>
        </w:r>
        <w:r>
          <w:rPr>
            <w:noProof/>
            <w:webHidden/>
          </w:rPr>
        </w:r>
        <w:r>
          <w:rPr>
            <w:noProof/>
            <w:webHidden/>
          </w:rPr>
          <w:fldChar w:fldCharType="separate"/>
        </w:r>
        <w:r w:rsidR="00A47062">
          <w:rPr>
            <w:noProof/>
            <w:webHidden/>
          </w:rPr>
          <w:t>5</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378" w:history="1">
        <w:r w:rsidR="00713E0D" w:rsidRPr="00DB29EE">
          <w:rPr>
            <w:rStyle w:val="Hyperlink"/>
            <w:rFonts w:eastAsia="Arial"/>
            <w:noProof/>
          </w:rPr>
          <w:t>E.</w:t>
        </w:r>
        <w:r w:rsidR="00713E0D" w:rsidRPr="00DB29EE">
          <w:rPr>
            <w:rStyle w:val="Hyperlink"/>
            <w:noProof/>
          </w:rPr>
          <w:t xml:space="preserve"> Past Epidemiology MAS</w:t>
        </w:r>
        <w:r w:rsidR="00713E0D">
          <w:rPr>
            <w:noProof/>
            <w:webHidden/>
          </w:rPr>
          <w:tab/>
        </w:r>
        <w:r>
          <w:rPr>
            <w:noProof/>
            <w:webHidden/>
          </w:rPr>
          <w:fldChar w:fldCharType="begin"/>
        </w:r>
        <w:r w:rsidR="00713E0D">
          <w:rPr>
            <w:noProof/>
            <w:webHidden/>
          </w:rPr>
          <w:instrText xml:space="preserve"> PAGEREF _Toc260057378 \h </w:instrText>
        </w:r>
        <w:r>
          <w:rPr>
            <w:noProof/>
            <w:webHidden/>
          </w:rPr>
        </w:r>
        <w:r>
          <w:rPr>
            <w:noProof/>
            <w:webHidden/>
          </w:rPr>
          <w:fldChar w:fldCharType="separate"/>
        </w:r>
        <w:r w:rsidR="00A47062">
          <w:rPr>
            <w:noProof/>
            <w:webHidden/>
          </w:rPr>
          <w:t>6</w:t>
        </w:r>
        <w:r>
          <w:rPr>
            <w:noProof/>
            <w:webHidden/>
          </w:rPr>
          <w:fldChar w:fldCharType="end"/>
        </w:r>
      </w:hyperlink>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379" w:history="1">
        <w:r w:rsidR="00713E0D" w:rsidRPr="00DB29EE">
          <w:rPr>
            <w:rStyle w:val="Hyperlink"/>
            <w:noProof/>
          </w:rPr>
          <w:t>III. Design Objectives</w:t>
        </w:r>
        <w:r w:rsidR="00713E0D">
          <w:rPr>
            <w:noProof/>
            <w:webHidden/>
          </w:rPr>
          <w:tab/>
        </w:r>
        <w:r>
          <w:rPr>
            <w:noProof/>
            <w:webHidden/>
          </w:rPr>
          <w:fldChar w:fldCharType="begin"/>
        </w:r>
        <w:r w:rsidR="00713E0D">
          <w:rPr>
            <w:noProof/>
            <w:webHidden/>
          </w:rPr>
          <w:instrText xml:space="preserve"> PAGEREF _Toc260057379 \h </w:instrText>
        </w:r>
        <w:r>
          <w:rPr>
            <w:noProof/>
            <w:webHidden/>
          </w:rPr>
        </w:r>
        <w:r>
          <w:rPr>
            <w:noProof/>
            <w:webHidden/>
          </w:rPr>
          <w:fldChar w:fldCharType="separate"/>
        </w:r>
        <w:r w:rsidR="00A47062">
          <w:rPr>
            <w:noProof/>
            <w:webHidden/>
          </w:rPr>
          <w:t>7</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380" w:history="1">
        <w:r w:rsidR="00713E0D" w:rsidRPr="00DB29EE">
          <w:rPr>
            <w:rStyle w:val="Hyperlink"/>
            <w:noProof/>
          </w:rPr>
          <w:t>A. Functional Description</w:t>
        </w:r>
        <w:r w:rsidR="00713E0D">
          <w:rPr>
            <w:noProof/>
            <w:webHidden/>
          </w:rPr>
          <w:tab/>
        </w:r>
        <w:r>
          <w:rPr>
            <w:noProof/>
            <w:webHidden/>
          </w:rPr>
          <w:fldChar w:fldCharType="begin"/>
        </w:r>
        <w:r w:rsidR="00713E0D">
          <w:rPr>
            <w:noProof/>
            <w:webHidden/>
          </w:rPr>
          <w:instrText xml:space="preserve"> PAGEREF _Toc260057380 \h </w:instrText>
        </w:r>
        <w:r>
          <w:rPr>
            <w:noProof/>
            <w:webHidden/>
          </w:rPr>
        </w:r>
        <w:r>
          <w:rPr>
            <w:noProof/>
            <w:webHidden/>
          </w:rPr>
          <w:fldChar w:fldCharType="separate"/>
        </w:r>
        <w:r w:rsidR="00A47062">
          <w:rPr>
            <w:noProof/>
            <w:webHidden/>
          </w:rPr>
          <w:t>7</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381" w:history="1">
        <w:r w:rsidR="00713E0D" w:rsidRPr="00DB29EE">
          <w:rPr>
            <w:rStyle w:val="Hyperlink"/>
            <w:noProof/>
          </w:rPr>
          <w:t>B. Project Partitioning</w:t>
        </w:r>
        <w:r w:rsidR="00713E0D">
          <w:rPr>
            <w:noProof/>
            <w:webHidden/>
          </w:rPr>
          <w:tab/>
        </w:r>
        <w:r>
          <w:rPr>
            <w:noProof/>
            <w:webHidden/>
          </w:rPr>
          <w:fldChar w:fldCharType="begin"/>
        </w:r>
        <w:r w:rsidR="00713E0D">
          <w:rPr>
            <w:noProof/>
            <w:webHidden/>
          </w:rPr>
          <w:instrText xml:space="preserve"> PAGEREF _Toc260057381 \h </w:instrText>
        </w:r>
        <w:r>
          <w:rPr>
            <w:noProof/>
            <w:webHidden/>
          </w:rPr>
        </w:r>
        <w:r>
          <w:rPr>
            <w:noProof/>
            <w:webHidden/>
          </w:rPr>
          <w:fldChar w:fldCharType="separate"/>
        </w:r>
        <w:r w:rsidR="00A47062">
          <w:rPr>
            <w:noProof/>
            <w:webHidden/>
          </w:rPr>
          <w:t>8</w:t>
        </w:r>
        <w:r>
          <w:rPr>
            <w:noProof/>
            <w:webHidden/>
          </w:rPr>
          <w:fldChar w:fldCharType="end"/>
        </w:r>
      </w:hyperlink>
    </w:p>
    <w:p w:rsidR="00713E0D" w:rsidRDefault="00E87CD5">
      <w:pPr>
        <w:pStyle w:val="TOC3"/>
        <w:tabs>
          <w:tab w:val="right" w:leader="dot" w:pos="8630"/>
        </w:tabs>
        <w:rPr>
          <w:rFonts w:asciiTheme="minorHAnsi" w:eastAsiaTheme="minorEastAsia" w:hAnsiTheme="minorHAnsi" w:cstheme="minorBidi"/>
          <w:noProof/>
          <w:sz w:val="22"/>
          <w:szCs w:val="22"/>
        </w:rPr>
      </w:pPr>
      <w:hyperlink w:anchor="_Toc260057382" w:history="1">
        <w:r w:rsidR="00713E0D" w:rsidRPr="00DB29EE">
          <w:rPr>
            <w:rStyle w:val="Hyperlink"/>
            <w:noProof/>
          </w:rPr>
          <w:t>1. INGENIAS Multi-Agent System Layout</w:t>
        </w:r>
        <w:r w:rsidR="00713E0D">
          <w:rPr>
            <w:noProof/>
            <w:webHidden/>
          </w:rPr>
          <w:tab/>
        </w:r>
        <w:r>
          <w:rPr>
            <w:noProof/>
            <w:webHidden/>
          </w:rPr>
          <w:fldChar w:fldCharType="begin"/>
        </w:r>
        <w:r w:rsidR="00713E0D">
          <w:rPr>
            <w:noProof/>
            <w:webHidden/>
          </w:rPr>
          <w:instrText xml:space="preserve"> PAGEREF _Toc260057382 \h </w:instrText>
        </w:r>
        <w:r>
          <w:rPr>
            <w:noProof/>
            <w:webHidden/>
          </w:rPr>
        </w:r>
        <w:r>
          <w:rPr>
            <w:noProof/>
            <w:webHidden/>
          </w:rPr>
          <w:fldChar w:fldCharType="separate"/>
        </w:r>
        <w:r w:rsidR="00A47062">
          <w:rPr>
            <w:noProof/>
            <w:webHidden/>
          </w:rPr>
          <w:t>8</w:t>
        </w:r>
        <w:r>
          <w:rPr>
            <w:noProof/>
            <w:webHidden/>
          </w:rPr>
          <w:fldChar w:fldCharType="end"/>
        </w:r>
      </w:hyperlink>
    </w:p>
    <w:p w:rsidR="00713E0D" w:rsidRDefault="00E87CD5">
      <w:pPr>
        <w:pStyle w:val="TOC3"/>
        <w:tabs>
          <w:tab w:val="right" w:leader="dot" w:pos="8630"/>
        </w:tabs>
        <w:rPr>
          <w:rFonts w:asciiTheme="minorHAnsi" w:eastAsiaTheme="minorEastAsia" w:hAnsiTheme="minorHAnsi" w:cstheme="minorBidi"/>
          <w:noProof/>
          <w:sz w:val="22"/>
          <w:szCs w:val="22"/>
        </w:rPr>
      </w:pPr>
      <w:hyperlink w:anchor="_Toc260057383" w:history="1">
        <w:r w:rsidR="00713E0D" w:rsidRPr="00DB29EE">
          <w:rPr>
            <w:rStyle w:val="Hyperlink"/>
            <w:noProof/>
          </w:rPr>
          <w:t>2. Agent Applications</w:t>
        </w:r>
        <w:r w:rsidR="00713E0D">
          <w:rPr>
            <w:noProof/>
            <w:webHidden/>
          </w:rPr>
          <w:tab/>
        </w:r>
        <w:r>
          <w:rPr>
            <w:noProof/>
            <w:webHidden/>
          </w:rPr>
          <w:fldChar w:fldCharType="begin"/>
        </w:r>
        <w:r w:rsidR="00713E0D">
          <w:rPr>
            <w:noProof/>
            <w:webHidden/>
          </w:rPr>
          <w:instrText xml:space="preserve"> PAGEREF _Toc260057383 \h </w:instrText>
        </w:r>
        <w:r>
          <w:rPr>
            <w:noProof/>
            <w:webHidden/>
          </w:rPr>
        </w:r>
        <w:r>
          <w:rPr>
            <w:noProof/>
            <w:webHidden/>
          </w:rPr>
          <w:fldChar w:fldCharType="separate"/>
        </w:r>
        <w:r w:rsidR="00A47062">
          <w:rPr>
            <w:noProof/>
            <w:webHidden/>
          </w:rPr>
          <w:t>11</w:t>
        </w:r>
        <w:r>
          <w:rPr>
            <w:noProof/>
            <w:webHidden/>
          </w:rPr>
          <w:fldChar w:fldCharType="end"/>
        </w:r>
      </w:hyperlink>
    </w:p>
    <w:p w:rsidR="00713E0D" w:rsidRDefault="00E87CD5">
      <w:pPr>
        <w:pStyle w:val="TOC3"/>
        <w:tabs>
          <w:tab w:val="right" w:leader="dot" w:pos="8630"/>
        </w:tabs>
        <w:rPr>
          <w:rFonts w:asciiTheme="minorHAnsi" w:eastAsiaTheme="minorEastAsia" w:hAnsiTheme="minorHAnsi" w:cstheme="minorBidi"/>
          <w:noProof/>
          <w:sz w:val="22"/>
          <w:szCs w:val="22"/>
        </w:rPr>
      </w:pPr>
      <w:hyperlink w:anchor="_Toc260057384" w:history="1">
        <w:r w:rsidR="00713E0D" w:rsidRPr="00DB29EE">
          <w:rPr>
            <w:rStyle w:val="Hyperlink"/>
            <w:noProof/>
          </w:rPr>
          <w:t>3. Mathematical Model Comparison</w:t>
        </w:r>
        <w:r w:rsidR="00713E0D">
          <w:rPr>
            <w:noProof/>
            <w:webHidden/>
          </w:rPr>
          <w:tab/>
        </w:r>
        <w:r>
          <w:rPr>
            <w:noProof/>
            <w:webHidden/>
          </w:rPr>
          <w:fldChar w:fldCharType="begin"/>
        </w:r>
        <w:r w:rsidR="00713E0D">
          <w:rPr>
            <w:noProof/>
            <w:webHidden/>
          </w:rPr>
          <w:instrText xml:space="preserve"> PAGEREF _Toc260057384 \h </w:instrText>
        </w:r>
        <w:r>
          <w:rPr>
            <w:noProof/>
            <w:webHidden/>
          </w:rPr>
        </w:r>
        <w:r>
          <w:rPr>
            <w:noProof/>
            <w:webHidden/>
          </w:rPr>
          <w:fldChar w:fldCharType="separate"/>
        </w:r>
        <w:r w:rsidR="00A47062">
          <w:rPr>
            <w:noProof/>
            <w:webHidden/>
          </w:rPr>
          <w:t>11</w:t>
        </w:r>
        <w:r>
          <w:rPr>
            <w:noProof/>
            <w:webHidden/>
          </w:rPr>
          <w:fldChar w:fldCharType="end"/>
        </w:r>
      </w:hyperlink>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385" w:history="1">
        <w:r w:rsidR="00713E0D" w:rsidRPr="00DB29EE">
          <w:rPr>
            <w:rStyle w:val="Hyperlink"/>
            <w:noProof/>
          </w:rPr>
          <w:t>IV. Results</w:t>
        </w:r>
        <w:r w:rsidR="00713E0D">
          <w:rPr>
            <w:noProof/>
            <w:webHidden/>
          </w:rPr>
          <w:tab/>
        </w:r>
        <w:r>
          <w:rPr>
            <w:noProof/>
            <w:webHidden/>
          </w:rPr>
          <w:fldChar w:fldCharType="begin"/>
        </w:r>
        <w:r w:rsidR="00713E0D">
          <w:rPr>
            <w:noProof/>
            <w:webHidden/>
          </w:rPr>
          <w:instrText xml:space="preserve"> PAGEREF _Toc260057385 \h </w:instrText>
        </w:r>
        <w:r>
          <w:rPr>
            <w:noProof/>
            <w:webHidden/>
          </w:rPr>
        </w:r>
        <w:r>
          <w:rPr>
            <w:noProof/>
            <w:webHidden/>
          </w:rPr>
          <w:fldChar w:fldCharType="separate"/>
        </w:r>
        <w:r w:rsidR="00A47062">
          <w:rPr>
            <w:noProof/>
            <w:webHidden/>
          </w:rPr>
          <w:t>12</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386" w:history="1">
        <w:r w:rsidR="00713E0D" w:rsidRPr="00DB29EE">
          <w:rPr>
            <w:rStyle w:val="Hyperlink"/>
            <w:noProof/>
          </w:rPr>
          <w:t>A. Multi-Agent Simulation</w:t>
        </w:r>
        <w:r w:rsidR="00713E0D">
          <w:rPr>
            <w:noProof/>
            <w:webHidden/>
          </w:rPr>
          <w:tab/>
        </w:r>
        <w:r>
          <w:rPr>
            <w:noProof/>
            <w:webHidden/>
          </w:rPr>
          <w:fldChar w:fldCharType="begin"/>
        </w:r>
        <w:r w:rsidR="00713E0D">
          <w:rPr>
            <w:noProof/>
            <w:webHidden/>
          </w:rPr>
          <w:instrText xml:space="preserve"> PAGEREF _Toc260057386 \h </w:instrText>
        </w:r>
        <w:r>
          <w:rPr>
            <w:noProof/>
            <w:webHidden/>
          </w:rPr>
        </w:r>
        <w:r>
          <w:rPr>
            <w:noProof/>
            <w:webHidden/>
          </w:rPr>
          <w:fldChar w:fldCharType="separate"/>
        </w:r>
        <w:r w:rsidR="00A47062">
          <w:rPr>
            <w:noProof/>
            <w:webHidden/>
          </w:rPr>
          <w:t>12</w:t>
        </w:r>
        <w:r>
          <w:rPr>
            <w:noProof/>
            <w:webHidden/>
          </w:rPr>
          <w:fldChar w:fldCharType="end"/>
        </w:r>
      </w:hyperlink>
    </w:p>
    <w:p w:rsidR="00713E0D" w:rsidRDefault="00E87CD5">
      <w:pPr>
        <w:pStyle w:val="TOC3"/>
        <w:tabs>
          <w:tab w:val="right" w:leader="dot" w:pos="8630"/>
        </w:tabs>
        <w:rPr>
          <w:rFonts w:asciiTheme="minorHAnsi" w:eastAsiaTheme="minorEastAsia" w:hAnsiTheme="minorHAnsi" w:cstheme="minorBidi"/>
          <w:noProof/>
          <w:sz w:val="22"/>
          <w:szCs w:val="22"/>
        </w:rPr>
      </w:pPr>
      <w:hyperlink w:anchor="_Toc260057387" w:history="1">
        <w:r w:rsidR="00713E0D" w:rsidRPr="00DB29EE">
          <w:rPr>
            <w:rStyle w:val="Hyperlink"/>
            <w:noProof/>
          </w:rPr>
          <w:t>1. System Overview</w:t>
        </w:r>
        <w:r w:rsidR="00713E0D">
          <w:rPr>
            <w:noProof/>
            <w:webHidden/>
          </w:rPr>
          <w:tab/>
        </w:r>
        <w:r>
          <w:rPr>
            <w:noProof/>
            <w:webHidden/>
          </w:rPr>
          <w:fldChar w:fldCharType="begin"/>
        </w:r>
        <w:r w:rsidR="00713E0D">
          <w:rPr>
            <w:noProof/>
            <w:webHidden/>
          </w:rPr>
          <w:instrText xml:space="preserve"> PAGEREF _Toc260057387 \h </w:instrText>
        </w:r>
        <w:r>
          <w:rPr>
            <w:noProof/>
            <w:webHidden/>
          </w:rPr>
        </w:r>
        <w:r>
          <w:rPr>
            <w:noProof/>
            <w:webHidden/>
          </w:rPr>
          <w:fldChar w:fldCharType="separate"/>
        </w:r>
        <w:r w:rsidR="00A47062">
          <w:rPr>
            <w:noProof/>
            <w:webHidden/>
          </w:rPr>
          <w:t>12</w:t>
        </w:r>
        <w:r>
          <w:rPr>
            <w:noProof/>
            <w:webHidden/>
          </w:rPr>
          <w:fldChar w:fldCharType="end"/>
        </w:r>
      </w:hyperlink>
    </w:p>
    <w:p w:rsidR="00713E0D" w:rsidRDefault="00E87CD5">
      <w:pPr>
        <w:pStyle w:val="TOC3"/>
        <w:tabs>
          <w:tab w:val="right" w:leader="dot" w:pos="8630"/>
        </w:tabs>
        <w:rPr>
          <w:rFonts w:asciiTheme="minorHAnsi" w:eastAsiaTheme="minorEastAsia" w:hAnsiTheme="minorHAnsi" w:cstheme="minorBidi"/>
          <w:noProof/>
          <w:sz w:val="22"/>
          <w:szCs w:val="22"/>
        </w:rPr>
      </w:pPr>
      <w:hyperlink w:anchor="_Toc260057388" w:history="1">
        <w:r w:rsidR="00713E0D" w:rsidRPr="00DB29EE">
          <w:rPr>
            <w:rStyle w:val="Hyperlink"/>
            <w:noProof/>
          </w:rPr>
          <w:t>2. INGENIAS Multi-Agent System Specification</w:t>
        </w:r>
        <w:r w:rsidR="00713E0D">
          <w:rPr>
            <w:noProof/>
            <w:webHidden/>
          </w:rPr>
          <w:tab/>
        </w:r>
        <w:r>
          <w:rPr>
            <w:noProof/>
            <w:webHidden/>
          </w:rPr>
          <w:fldChar w:fldCharType="begin"/>
        </w:r>
        <w:r w:rsidR="00713E0D">
          <w:rPr>
            <w:noProof/>
            <w:webHidden/>
          </w:rPr>
          <w:instrText xml:space="preserve"> PAGEREF _Toc260057388 \h </w:instrText>
        </w:r>
        <w:r>
          <w:rPr>
            <w:noProof/>
            <w:webHidden/>
          </w:rPr>
        </w:r>
        <w:r>
          <w:rPr>
            <w:noProof/>
            <w:webHidden/>
          </w:rPr>
          <w:fldChar w:fldCharType="separate"/>
        </w:r>
        <w:r w:rsidR="00A47062">
          <w:rPr>
            <w:noProof/>
            <w:webHidden/>
          </w:rPr>
          <w:t>14</w:t>
        </w:r>
        <w:r>
          <w:rPr>
            <w:noProof/>
            <w:webHidden/>
          </w:rPr>
          <w:fldChar w:fldCharType="end"/>
        </w:r>
      </w:hyperlink>
    </w:p>
    <w:p w:rsidR="00713E0D" w:rsidRDefault="00E87CD5">
      <w:pPr>
        <w:pStyle w:val="TOC3"/>
        <w:tabs>
          <w:tab w:val="right" w:leader="dot" w:pos="8630"/>
        </w:tabs>
        <w:rPr>
          <w:rFonts w:asciiTheme="minorHAnsi" w:eastAsiaTheme="minorEastAsia" w:hAnsiTheme="minorHAnsi" w:cstheme="minorBidi"/>
          <w:noProof/>
          <w:sz w:val="22"/>
          <w:szCs w:val="22"/>
        </w:rPr>
      </w:pPr>
      <w:hyperlink w:anchor="_Toc260057389" w:history="1">
        <w:r w:rsidR="00713E0D" w:rsidRPr="00DB29EE">
          <w:rPr>
            <w:rStyle w:val="Hyperlink"/>
            <w:noProof/>
          </w:rPr>
          <w:t>3. System Requirements</w:t>
        </w:r>
        <w:r w:rsidR="00713E0D">
          <w:rPr>
            <w:noProof/>
            <w:webHidden/>
          </w:rPr>
          <w:tab/>
        </w:r>
        <w:r>
          <w:rPr>
            <w:noProof/>
            <w:webHidden/>
          </w:rPr>
          <w:fldChar w:fldCharType="begin"/>
        </w:r>
        <w:r w:rsidR="00713E0D">
          <w:rPr>
            <w:noProof/>
            <w:webHidden/>
          </w:rPr>
          <w:instrText xml:space="preserve"> PAGEREF _Toc260057389 \h </w:instrText>
        </w:r>
        <w:r>
          <w:rPr>
            <w:noProof/>
            <w:webHidden/>
          </w:rPr>
        </w:r>
        <w:r>
          <w:rPr>
            <w:noProof/>
            <w:webHidden/>
          </w:rPr>
          <w:fldChar w:fldCharType="separate"/>
        </w:r>
        <w:r w:rsidR="00A47062">
          <w:rPr>
            <w:noProof/>
            <w:webHidden/>
          </w:rPr>
          <w:t>21</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390" w:history="1">
        <w:r w:rsidR="00713E0D" w:rsidRPr="00DB29EE">
          <w:rPr>
            <w:rStyle w:val="Hyperlink"/>
            <w:noProof/>
          </w:rPr>
          <w:t>B. Analysis of SIR model</w:t>
        </w:r>
        <w:r w:rsidR="00713E0D">
          <w:rPr>
            <w:noProof/>
            <w:webHidden/>
          </w:rPr>
          <w:tab/>
        </w:r>
        <w:r>
          <w:rPr>
            <w:noProof/>
            <w:webHidden/>
          </w:rPr>
          <w:fldChar w:fldCharType="begin"/>
        </w:r>
        <w:r w:rsidR="00713E0D">
          <w:rPr>
            <w:noProof/>
            <w:webHidden/>
          </w:rPr>
          <w:instrText xml:space="preserve"> PAGEREF _Toc260057390 \h </w:instrText>
        </w:r>
        <w:r>
          <w:rPr>
            <w:noProof/>
            <w:webHidden/>
          </w:rPr>
        </w:r>
        <w:r>
          <w:rPr>
            <w:noProof/>
            <w:webHidden/>
          </w:rPr>
          <w:fldChar w:fldCharType="separate"/>
        </w:r>
        <w:r w:rsidR="00A47062">
          <w:rPr>
            <w:noProof/>
            <w:webHidden/>
          </w:rPr>
          <w:t>22</w:t>
        </w:r>
        <w:r>
          <w:rPr>
            <w:noProof/>
            <w:webHidden/>
          </w:rPr>
          <w:fldChar w:fldCharType="end"/>
        </w:r>
      </w:hyperlink>
    </w:p>
    <w:p w:rsidR="00713E0D" w:rsidRDefault="00E87CD5">
      <w:pPr>
        <w:pStyle w:val="TOC3"/>
        <w:tabs>
          <w:tab w:val="right" w:leader="dot" w:pos="8630"/>
        </w:tabs>
        <w:rPr>
          <w:rFonts w:asciiTheme="minorHAnsi" w:eastAsiaTheme="minorEastAsia" w:hAnsiTheme="minorHAnsi" w:cstheme="minorBidi"/>
          <w:noProof/>
          <w:sz w:val="22"/>
          <w:szCs w:val="22"/>
        </w:rPr>
      </w:pPr>
      <w:hyperlink w:anchor="_Toc260057391" w:history="1">
        <w:r w:rsidR="00713E0D" w:rsidRPr="00DB29EE">
          <w:rPr>
            <w:rStyle w:val="Hyperlink"/>
            <w:noProof/>
          </w:rPr>
          <w:t>1. Hong Kong Flu SIR Simulation</w:t>
        </w:r>
        <w:r w:rsidR="00713E0D">
          <w:rPr>
            <w:noProof/>
            <w:webHidden/>
          </w:rPr>
          <w:tab/>
        </w:r>
        <w:r>
          <w:rPr>
            <w:noProof/>
            <w:webHidden/>
          </w:rPr>
          <w:fldChar w:fldCharType="begin"/>
        </w:r>
        <w:r w:rsidR="00713E0D">
          <w:rPr>
            <w:noProof/>
            <w:webHidden/>
          </w:rPr>
          <w:instrText xml:space="preserve"> PAGEREF _Toc260057391 \h </w:instrText>
        </w:r>
        <w:r>
          <w:rPr>
            <w:noProof/>
            <w:webHidden/>
          </w:rPr>
        </w:r>
        <w:r>
          <w:rPr>
            <w:noProof/>
            <w:webHidden/>
          </w:rPr>
          <w:fldChar w:fldCharType="separate"/>
        </w:r>
        <w:r w:rsidR="00A47062">
          <w:rPr>
            <w:noProof/>
            <w:webHidden/>
          </w:rPr>
          <w:t>22</w:t>
        </w:r>
        <w:r>
          <w:rPr>
            <w:noProof/>
            <w:webHidden/>
          </w:rPr>
          <w:fldChar w:fldCharType="end"/>
        </w:r>
      </w:hyperlink>
    </w:p>
    <w:p w:rsidR="00713E0D" w:rsidRDefault="00E87CD5">
      <w:pPr>
        <w:pStyle w:val="TOC3"/>
        <w:tabs>
          <w:tab w:val="right" w:leader="dot" w:pos="8630"/>
        </w:tabs>
        <w:rPr>
          <w:rFonts w:asciiTheme="minorHAnsi" w:eastAsiaTheme="minorEastAsia" w:hAnsiTheme="minorHAnsi" w:cstheme="minorBidi"/>
          <w:noProof/>
          <w:sz w:val="22"/>
          <w:szCs w:val="22"/>
        </w:rPr>
      </w:pPr>
      <w:hyperlink w:anchor="_Toc260057392" w:history="1">
        <w:r w:rsidR="00713E0D" w:rsidRPr="00DB29EE">
          <w:rPr>
            <w:rStyle w:val="Hyperlink"/>
            <w:noProof/>
          </w:rPr>
          <w:t>2. Simulation Using Senior Design Project</w:t>
        </w:r>
        <w:r w:rsidR="00713E0D">
          <w:rPr>
            <w:noProof/>
            <w:webHidden/>
          </w:rPr>
          <w:tab/>
        </w:r>
        <w:r>
          <w:rPr>
            <w:noProof/>
            <w:webHidden/>
          </w:rPr>
          <w:fldChar w:fldCharType="begin"/>
        </w:r>
        <w:r w:rsidR="00713E0D">
          <w:rPr>
            <w:noProof/>
            <w:webHidden/>
          </w:rPr>
          <w:instrText xml:space="preserve"> PAGEREF _Toc260057392 \h </w:instrText>
        </w:r>
        <w:r>
          <w:rPr>
            <w:noProof/>
            <w:webHidden/>
          </w:rPr>
        </w:r>
        <w:r>
          <w:rPr>
            <w:noProof/>
            <w:webHidden/>
          </w:rPr>
          <w:fldChar w:fldCharType="separate"/>
        </w:r>
        <w:r w:rsidR="00A47062">
          <w:rPr>
            <w:noProof/>
            <w:webHidden/>
          </w:rPr>
          <w:t>23</w:t>
        </w:r>
        <w:r>
          <w:rPr>
            <w:noProof/>
            <w:webHidden/>
          </w:rPr>
          <w:fldChar w:fldCharType="end"/>
        </w:r>
      </w:hyperlink>
    </w:p>
    <w:p w:rsidR="00713E0D" w:rsidRDefault="00E87CD5">
      <w:pPr>
        <w:pStyle w:val="TOC3"/>
        <w:tabs>
          <w:tab w:val="right" w:leader="dot" w:pos="8630"/>
        </w:tabs>
        <w:rPr>
          <w:rFonts w:asciiTheme="minorHAnsi" w:eastAsiaTheme="minorEastAsia" w:hAnsiTheme="minorHAnsi" w:cstheme="minorBidi"/>
          <w:noProof/>
          <w:sz w:val="22"/>
          <w:szCs w:val="22"/>
        </w:rPr>
      </w:pPr>
      <w:hyperlink w:anchor="_Toc260057393" w:history="1">
        <w:r w:rsidR="00713E0D" w:rsidRPr="00DB29EE">
          <w:rPr>
            <w:rStyle w:val="Hyperlink"/>
            <w:noProof/>
          </w:rPr>
          <w:t>3. Analysis</w:t>
        </w:r>
        <w:r w:rsidR="00713E0D">
          <w:rPr>
            <w:noProof/>
            <w:webHidden/>
          </w:rPr>
          <w:tab/>
        </w:r>
        <w:r>
          <w:rPr>
            <w:noProof/>
            <w:webHidden/>
          </w:rPr>
          <w:fldChar w:fldCharType="begin"/>
        </w:r>
        <w:r w:rsidR="00713E0D">
          <w:rPr>
            <w:noProof/>
            <w:webHidden/>
          </w:rPr>
          <w:instrText xml:space="preserve"> PAGEREF _Toc260057393 \h </w:instrText>
        </w:r>
        <w:r>
          <w:rPr>
            <w:noProof/>
            <w:webHidden/>
          </w:rPr>
        </w:r>
        <w:r>
          <w:rPr>
            <w:noProof/>
            <w:webHidden/>
          </w:rPr>
          <w:fldChar w:fldCharType="separate"/>
        </w:r>
        <w:r w:rsidR="00A47062">
          <w:rPr>
            <w:noProof/>
            <w:webHidden/>
          </w:rPr>
          <w:t>24</w:t>
        </w:r>
        <w:r>
          <w:rPr>
            <w:noProof/>
            <w:webHidden/>
          </w:rPr>
          <w:fldChar w:fldCharType="end"/>
        </w:r>
      </w:hyperlink>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394" w:history="1">
        <w:r w:rsidR="00713E0D" w:rsidRPr="00DB29EE">
          <w:rPr>
            <w:rStyle w:val="Hyperlink"/>
            <w:noProof/>
          </w:rPr>
          <w:t>V. Conclusions</w:t>
        </w:r>
        <w:r w:rsidR="00713E0D">
          <w:rPr>
            <w:noProof/>
            <w:webHidden/>
          </w:rPr>
          <w:tab/>
        </w:r>
        <w:r>
          <w:rPr>
            <w:noProof/>
            <w:webHidden/>
          </w:rPr>
          <w:fldChar w:fldCharType="begin"/>
        </w:r>
        <w:r w:rsidR="00713E0D">
          <w:rPr>
            <w:noProof/>
            <w:webHidden/>
          </w:rPr>
          <w:instrText xml:space="preserve"> PAGEREF _Toc260057394 \h </w:instrText>
        </w:r>
        <w:r>
          <w:rPr>
            <w:noProof/>
            <w:webHidden/>
          </w:rPr>
        </w:r>
        <w:r>
          <w:rPr>
            <w:noProof/>
            <w:webHidden/>
          </w:rPr>
          <w:fldChar w:fldCharType="separate"/>
        </w:r>
        <w:r w:rsidR="00A47062">
          <w:rPr>
            <w:noProof/>
            <w:webHidden/>
          </w:rPr>
          <w:t>24</w:t>
        </w:r>
        <w:r>
          <w:rPr>
            <w:noProof/>
            <w:webHidden/>
          </w:rPr>
          <w:fldChar w:fldCharType="end"/>
        </w:r>
      </w:hyperlink>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395" w:history="1">
        <w:r w:rsidR="00713E0D" w:rsidRPr="00DB29EE">
          <w:rPr>
            <w:rStyle w:val="Hyperlink"/>
            <w:noProof/>
          </w:rPr>
          <w:t>VI. Acknowledgments</w:t>
        </w:r>
        <w:r w:rsidR="00713E0D">
          <w:rPr>
            <w:noProof/>
            <w:webHidden/>
          </w:rPr>
          <w:tab/>
        </w:r>
        <w:r>
          <w:rPr>
            <w:noProof/>
            <w:webHidden/>
          </w:rPr>
          <w:fldChar w:fldCharType="begin"/>
        </w:r>
        <w:r w:rsidR="00713E0D">
          <w:rPr>
            <w:noProof/>
            <w:webHidden/>
          </w:rPr>
          <w:instrText xml:space="preserve"> PAGEREF _Toc260057395 \h </w:instrText>
        </w:r>
        <w:r>
          <w:rPr>
            <w:noProof/>
            <w:webHidden/>
          </w:rPr>
        </w:r>
        <w:r>
          <w:rPr>
            <w:noProof/>
            <w:webHidden/>
          </w:rPr>
          <w:fldChar w:fldCharType="separate"/>
        </w:r>
        <w:r w:rsidR="00A47062">
          <w:rPr>
            <w:noProof/>
            <w:webHidden/>
          </w:rPr>
          <w:t>25</w:t>
        </w:r>
        <w:r>
          <w:rPr>
            <w:noProof/>
            <w:webHidden/>
          </w:rPr>
          <w:fldChar w:fldCharType="end"/>
        </w:r>
      </w:hyperlink>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396" w:history="1">
        <w:r w:rsidR="00713E0D" w:rsidRPr="00DB29EE">
          <w:rPr>
            <w:rStyle w:val="Hyperlink"/>
            <w:noProof/>
          </w:rPr>
          <w:t>VII. Recommendations for Future Work</w:t>
        </w:r>
        <w:r w:rsidR="00713E0D">
          <w:rPr>
            <w:noProof/>
            <w:webHidden/>
          </w:rPr>
          <w:tab/>
        </w:r>
        <w:r>
          <w:rPr>
            <w:noProof/>
            <w:webHidden/>
          </w:rPr>
          <w:fldChar w:fldCharType="begin"/>
        </w:r>
        <w:r w:rsidR="00713E0D">
          <w:rPr>
            <w:noProof/>
            <w:webHidden/>
          </w:rPr>
          <w:instrText xml:space="preserve"> PAGEREF _Toc260057396 \h </w:instrText>
        </w:r>
        <w:r>
          <w:rPr>
            <w:noProof/>
            <w:webHidden/>
          </w:rPr>
        </w:r>
        <w:r>
          <w:rPr>
            <w:noProof/>
            <w:webHidden/>
          </w:rPr>
          <w:fldChar w:fldCharType="separate"/>
        </w:r>
        <w:r w:rsidR="00A47062">
          <w:rPr>
            <w:noProof/>
            <w:webHidden/>
          </w:rPr>
          <w:t>25</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397" w:history="1">
        <w:r w:rsidR="00713E0D" w:rsidRPr="00DB29EE">
          <w:rPr>
            <w:rStyle w:val="Hyperlink"/>
            <w:noProof/>
          </w:rPr>
          <w:t>A. Addition of Dynamic Behavioral Parameters</w:t>
        </w:r>
        <w:r w:rsidR="00713E0D">
          <w:rPr>
            <w:noProof/>
            <w:webHidden/>
          </w:rPr>
          <w:tab/>
        </w:r>
        <w:r>
          <w:rPr>
            <w:noProof/>
            <w:webHidden/>
          </w:rPr>
          <w:fldChar w:fldCharType="begin"/>
        </w:r>
        <w:r w:rsidR="00713E0D">
          <w:rPr>
            <w:noProof/>
            <w:webHidden/>
          </w:rPr>
          <w:instrText xml:space="preserve"> PAGEREF _Toc260057397 \h </w:instrText>
        </w:r>
        <w:r>
          <w:rPr>
            <w:noProof/>
            <w:webHidden/>
          </w:rPr>
        </w:r>
        <w:r>
          <w:rPr>
            <w:noProof/>
            <w:webHidden/>
          </w:rPr>
          <w:fldChar w:fldCharType="separate"/>
        </w:r>
        <w:r w:rsidR="00A47062">
          <w:rPr>
            <w:noProof/>
            <w:webHidden/>
          </w:rPr>
          <w:t>25</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398" w:history="1">
        <w:r w:rsidR="00713E0D" w:rsidRPr="00DB29EE">
          <w:rPr>
            <w:rStyle w:val="Hyperlink"/>
            <w:noProof/>
          </w:rPr>
          <w:t>B. Multiple Platform Connectivity</w:t>
        </w:r>
        <w:r w:rsidR="00713E0D">
          <w:rPr>
            <w:noProof/>
            <w:webHidden/>
          </w:rPr>
          <w:tab/>
        </w:r>
        <w:r>
          <w:rPr>
            <w:noProof/>
            <w:webHidden/>
          </w:rPr>
          <w:fldChar w:fldCharType="begin"/>
        </w:r>
        <w:r w:rsidR="00713E0D">
          <w:rPr>
            <w:noProof/>
            <w:webHidden/>
          </w:rPr>
          <w:instrText xml:space="preserve"> PAGEREF _Toc260057398 \h </w:instrText>
        </w:r>
        <w:r>
          <w:rPr>
            <w:noProof/>
            <w:webHidden/>
          </w:rPr>
        </w:r>
        <w:r>
          <w:rPr>
            <w:noProof/>
            <w:webHidden/>
          </w:rPr>
          <w:fldChar w:fldCharType="separate"/>
        </w:r>
        <w:r w:rsidR="00A47062">
          <w:rPr>
            <w:noProof/>
            <w:webHidden/>
          </w:rPr>
          <w:t>25</w:t>
        </w:r>
        <w:r>
          <w:rPr>
            <w:noProof/>
            <w:webHidden/>
          </w:rPr>
          <w:fldChar w:fldCharType="end"/>
        </w:r>
      </w:hyperlink>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399" w:history="1">
        <w:r w:rsidR="00713E0D" w:rsidRPr="00DB29EE">
          <w:rPr>
            <w:rStyle w:val="Hyperlink"/>
            <w:noProof/>
          </w:rPr>
          <w:t>VIII. References</w:t>
        </w:r>
        <w:r w:rsidR="00713E0D">
          <w:rPr>
            <w:noProof/>
            <w:webHidden/>
          </w:rPr>
          <w:tab/>
        </w:r>
        <w:r>
          <w:rPr>
            <w:noProof/>
            <w:webHidden/>
          </w:rPr>
          <w:fldChar w:fldCharType="begin"/>
        </w:r>
        <w:r w:rsidR="00713E0D">
          <w:rPr>
            <w:noProof/>
            <w:webHidden/>
          </w:rPr>
          <w:instrText xml:space="preserve"> PAGEREF _Toc260057399 \h </w:instrText>
        </w:r>
        <w:r>
          <w:rPr>
            <w:noProof/>
            <w:webHidden/>
          </w:rPr>
        </w:r>
        <w:r>
          <w:rPr>
            <w:noProof/>
            <w:webHidden/>
          </w:rPr>
          <w:fldChar w:fldCharType="separate"/>
        </w:r>
        <w:r w:rsidR="00A47062">
          <w:rPr>
            <w:noProof/>
            <w:webHidden/>
          </w:rPr>
          <w:t>25</w:t>
        </w:r>
        <w:r>
          <w:rPr>
            <w:noProof/>
            <w:webHidden/>
          </w:rPr>
          <w:fldChar w:fldCharType="end"/>
        </w:r>
      </w:hyperlink>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400" w:history="1">
        <w:r w:rsidR="00713E0D" w:rsidRPr="00DB29EE">
          <w:rPr>
            <w:rStyle w:val="Hyperlink"/>
            <w:noProof/>
          </w:rPr>
          <w:t>IX. Appendix A – Time Schedule</w:t>
        </w:r>
        <w:r w:rsidR="00713E0D">
          <w:rPr>
            <w:noProof/>
            <w:webHidden/>
          </w:rPr>
          <w:tab/>
        </w:r>
        <w:r>
          <w:rPr>
            <w:noProof/>
            <w:webHidden/>
          </w:rPr>
          <w:fldChar w:fldCharType="begin"/>
        </w:r>
        <w:r w:rsidR="00713E0D">
          <w:rPr>
            <w:noProof/>
            <w:webHidden/>
          </w:rPr>
          <w:instrText xml:space="preserve"> PAGEREF _Toc260057400 \h </w:instrText>
        </w:r>
        <w:r>
          <w:rPr>
            <w:noProof/>
            <w:webHidden/>
          </w:rPr>
        </w:r>
        <w:r>
          <w:rPr>
            <w:noProof/>
            <w:webHidden/>
          </w:rPr>
          <w:fldChar w:fldCharType="separate"/>
        </w:r>
        <w:r w:rsidR="00A47062">
          <w:rPr>
            <w:noProof/>
            <w:webHidden/>
          </w:rPr>
          <w:t>27</w:t>
        </w:r>
        <w:r>
          <w:rPr>
            <w:noProof/>
            <w:webHidden/>
          </w:rPr>
          <w:fldChar w:fldCharType="end"/>
        </w:r>
      </w:hyperlink>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401" w:history="1">
        <w:r w:rsidR="00713E0D" w:rsidRPr="00DB29EE">
          <w:rPr>
            <w:rStyle w:val="Hyperlink"/>
            <w:noProof/>
          </w:rPr>
          <w:t>X. Appendix B – Budget</w:t>
        </w:r>
        <w:r w:rsidR="00713E0D">
          <w:rPr>
            <w:noProof/>
            <w:webHidden/>
          </w:rPr>
          <w:tab/>
        </w:r>
        <w:r>
          <w:rPr>
            <w:noProof/>
            <w:webHidden/>
          </w:rPr>
          <w:fldChar w:fldCharType="begin"/>
        </w:r>
        <w:r w:rsidR="00713E0D">
          <w:rPr>
            <w:noProof/>
            <w:webHidden/>
          </w:rPr>
          <w:instrText xml:space="preserve"> PAGEREF _Toc260057401 \h </w:instrText>
        </w:r>
        <w:r>
          <w:rPr>
            <w:noProof/>
            <w:webHidden/>
          </w:rPr>
        </w:r>
        <w:r>
          <w:rPr>
            <w:noProof/>
            <w:webHidden/>
          </w:rPr>
          <w:fldChar w:fldCharType="separate"/>
        </w:r>
        <w:r w:rsidR="00A47062">
          <w:rPr>
            <w:noProof/>
            <w:webHidden/>
          </w:rPr>
          <w:t>28</w:t>
        </w:r>
        <w:r>
          <w:rPr>
            <w:noProof/>
            <w:webHidden/>
          </w:rPr>
          <w:fldChar w:fldCharType="end"/>
        </w:r>
      </w:hyperlink>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402" w:history="1">
        <w:r w:rsidR="00713E0D" w:rsidRPr="00DB29EE">
          <w:rPr>
            <w:rStyle w:val="Hyperlink"/>
            <w:noProof/>
          </w:rPr>
          <w:t>XI. Appendix C – Java Code</w:t>
        </w:r>
        <w:r w:rsidR="00713E0D">
          <w:rPr>
            <w:noProof/>
            <w:webHidden/>
          </w:rPr>
          <w:tab/>
        </w:r>
        <w:r>
          <w:rPr>
            <w:noProof/>
            <w:webHidden/>
          </w:rPr>
          <w:fldChar w:fldCharType="begin"/>
        </w:r>
        <w:r w:rsidR="00713E0D">
          <w:rPr>
            <w:noProof/>
            <w:webHidden/>
          </w:rPr>
          <w:instrText xml:space="preserve"> PAGEREF _Toc260057402 \h </w:instrText>
        </w:r>
        <w:r>
          <w:rPr>
            <w:noProof/>
            <w:webHidden/>
          </w:rPr>
        </w:r>
        <w:r>
          <w:rPr>
            <w:noProof/>
            <w:webHidden/>
          </w:rPr>
          <w:fldChar w:fldCharType="separate"/>
        </w:r>
        <w:r w:rsidR="00A47062">
          <w:rPr>
            <w:noProof/>
            <w:webHidden/>
          </w:rPr>
          <w:t>29</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03" w:history="1">
        <w:r w:rsidR="00713E0D" w:rsidRPr="00DB29EE">
          <w:rPr>
            <w:rStyle w:val="Hyperlink"/>
            <w:noProof/>
          </w:rPr>
          <w:t>A. RunSimulation.java</w:t>
        </w:r>
        <w:r w:rsidR="00713E0D">
          <w:rPr>
            <w:noProof/>
            <w:webHidden/>
          </w:rPr>
          <w:tab/>
        </w:r>
        <w:r>
          <w:rPr>
            <w:noProof/>
            <w:webHidden/>
          </w:rPr>
          <w:fldChar w:fldCharType="begin"/>
        </w:r>
        <w:r w:rsidR="00713E0D">
          <w:rPr>
            <w:noProof/>
            <w:webHidden/>
          </w:rPr>
          <w:instrText xml:space="preserve"> PAGEREF _Toc260057403 \h </w:instrText>
        </w:r>
        <w:r>
          <w:rPr>
            <w:noProof/>
            <w:webHidden/>
          </w:rPr>
        </w:r>
        <w:r>
          <w:rPr>
            <w:noProof/>
            <w:webHidden/>
          </w:rPr>
          <w:fldChar w:fldCharType="separate"/>
        </w:r>
        <w:r w:rsidR="00A47062">
          <w:rPr>
            <w:noProof/>
            <w:webHidden/>
          </w:rPr>
          <w:t>29</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04" w:history="1">
        <w:r w:rsidR="00713E0D" w:rsidRPr="00DB29EE">
          <w:rPr>
            <w:rStyle w:val="Hyperlink"/>
            <w:noProof/>
          </w:rPr>
          <w:t>B. LocAppAppImp.java</w:t>
        </w:r>
        <w:r w:rsidR="00713E0D">
          <w:rPr>
            <w:noProof/>
            <w:webHidden/>
          </w:rPr>
          <w:tab/>
        </w:r>
        <w:r>
          <w:rPr>
            <w:noProof/>
            <w:webHidden/>
          </w:rPr>
          <w:fldChar w:fldCharType="begin"/>
        </w:r>
        <w:r w:rsidR="00713E0D">
          <w:rPr>
            <w:noProof/>
            <w:webHidden/>
          </w:rPr>
          <w:instrText xml:space="preserve"> PAGEREF _Toc260057404 \h </w:instrText>
        </w:r>
        <w:r>
          <w:rPr>
            <w:noProof/>
            <w:webHidden/>
          </w:rPr>
        </w:r>
        <w:r>
          <w:rPr>
            <w:noProof/>
            <w:webHidden/>
          </w:rPr>
          <w:fldChar w:fldCharType="separate"/>
        </w:r>
        <w:r w:rsidR="00A47062">
          <w:rPr>
            <w:noProof/>
            <w:webHidden/>
          </w:rPr>
          <w:t>30</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05" w:history="1">
        <w:r w:rsidR="00713E0D" w:rsidRPr="00DB29EE">
          <w:rPr>
            <w:rStyle w:val="Hyperlink"/>
            <w:noProof/>
          </w:rPr>
          <w:t>C. CoordAppAppImp.java</w:t>
        </w:r>
        <w:r w:rsidR="00713E0D">
          <w:rPr>
            <w:noProof/>
            <w:webHidden/>
          </w:rPr>
          <w:tab/>
        </w:r>
        <w:r>
          <w:rPr>
            <w:noProof/>
            <w:webHidden/>
          </w:rPr>
          <w:fldChar w:fldCharType="begin"/>
        </w:r>
        <w:r w:rsidR="00713E0D">
          <w:rPr>
            <w:noProof/>
            <w:webHidden/>
          </w:rPr>
          <w:instrText xml:space="preserve"> PAGEREF _Toc260057405 \h </w:instrText>
        </w:r>
        <w:r>
          <w:rPr>
            <w:noProof/>
            <w:webHidden/>
          </w:rPr>
        </w:r>
        <w:r>
          <w:rPr>
            <w:noProof/>
            <w:webHidden/>
          </w:rPr>
          <w:fldChar w:fldCharType="separate"/>
        </w:r>
        <w:r w:rsidR="00A47062">
          <w:rPr>
            <w:noProof/>
            <w:webHidden/>
          </w:rPr>
          <w:t>33</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06" w:history="1">
        <w:r w:rsidR="00713E0D" w:rsidRPr="00DB29EE">
          <w:rPr>
            <w:rStyle w:val="Hyperlink"/>
            <w:noProof/>
          </w:rPr>
          <w:t>D. AgentWindowAppImp</w:t>
        </w:r>
        <w:r w:rsidR="00713E0D">
          <w:rPr>
            <w:noProof/>
            <w:webHidden/>
          </w:rPr>
          <w:tab/>
        </w:r>
        <w:r>
          <w:rPr>
            <w:noProof/>
            <w:webHidden/>
          </w:rPr>
          <w:fldChar w:fldCharType="begin"/>
        </w:r>
        <w:r w:rsidR="00713E0D">
          <w:rPr>
            <w:noProof/>
            <w:webHidden/>
          </w:rPr>
          <w:instrText xml:space="preserve"> PAGEREF _Toc260057406 \h </w:instrText>
        </w:r>
        <w:r>
          <w:rPr>
            <w:noProof/>
            <w:webHidden/>
          </w:rPr>
        </w:r>
        <w:r>
          <w:rPr>
            <w:noProof/>
            <w:webHidden/>
          </w:rPr>
          <w:fldChar w:fldCharType="separate"/>
        </w:r>
        <w:r w:rsidR="00A47062">
          <w:rPr>
            <w:noProof/>
            <w:webHidden/>
          </w:rPr>
          <w:t>35</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07" w:history="1">
        <w:r w:rsidR="00713E0D" w:rsidRPr="00DB29EE">
          <w:rPr>
            <w:rStyle w:val="Hyperlink"/>
            <w:noProof/>
          </w:rPr>
          <w:t>E. AgentDot.java</w:t>
        </w:r>
        <w:r w:rsidR="00713E0D">
          <w:rPr>
            <w:noProof/>
            <w:webHidden/>
          </w:rPr>
          <w:tab/>
        </w:r>
        <w:r>
          <w:rPr>
            <w:noProof/>
            <w:webHidden/>
          </w:rPr>
          <w:fldChar w:fldCharType="begin"/>
        </w:r>
        <w:r w:rsidR="00713E0D">
          <w:rPr>
            <w:noProof/>
            <w:webHidden/>
          </w:rPr>
          <w:instrText xml:space="preserve"> PAGEREF _Toc260057407 \h </w:instrText>
        </w:r>
        <w:r>
          <w:rPr>
            <w:noProof/>
            <w:webHidden/>
          </w:rPr>
        </w:r>
        <w:r>
          <w:rPr>
            <w:noProof/>
            <w:webHidden/>
          </w:rPr>
          <w:fldChar w:fldCharType="separate"/>
        </w:r>
        <w:r w:rsidR="00A47062">
          <w:rPr>
            <w:noProof/>
            <w:webHidden/>
          </w:rPr>
          <w:t>41</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08" w:history="1">
        <w:r w:rsidR="00713E0D" w:rsidRPr="00DB29EE">
          <w:rPr>
            <w:rStyle w:val="Hyperlink"/>
            <w:noProof/>
          </w:rPr>
          <w:t>F. Sickness.java</w:t>
        </w:r>
        <w:r w:rsidR="00713E0D">
          <w:rPr>
            <w:noProof/>
            <w:webHidden/>
          </w:rPr>
          <w:tab/>
        </w:r>
        <w:r>
          <w:rPr>
            <w:noProof/>
            <w:webHidden/>
          </w:rPr>
          <w:fldChar w:fldCharType="begin"/>
        </w:r>
        <w:r w:rsidR="00713E0D">
          <w:rPr>
            <w:noProof/>
            <w:webHidden/>
          </w:rPr>
          <w:instrText xml:space="preserve"> PAGEREF _Toc260057408 \h </w:instrText>
        </w:r>
        <w:r>
          <w:rPr>
            <w:noProof/>
            <w:webHidden/>
          </w:rPr>
        </w:r>
        <w:r>
          <w:rPr>
            <w:noProof/>
            <w:webHidden/>
          </w:rPr>
          <w:fldChar w:fldCharType="separate"/>
        </w:r>
        <w:r w:rsidR="00A47062">
          <w:rPr>
            <w:noProof/>
            <w:webHidden/>
          </w:rPr>
          <w:t>42</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09" w:history="1">
        <w:r w:rsidR="00713E0D" w:rsidRPr="00DB29EE">
          <w:rPr>
            <w:rStyle w:val="Hyperlink"/>
            <w:noProof/>
          </w:rPr>
          <w:t>G. CommuteTaskTask.java</w:t>
        </w:r>
        <w:r w:rsidR="00713E0D">
          <w:rPr>
            <w:noProof/>
            <w:webHidden/>
          </w:rPr>
          <w:tab/>
        </w:r>
        <w:r>
          <w:rPr>
            <w:noProof/>
            <w:webHidden/>
          </w:rPr>
          <w:fldChar w:fldCharType="begin"/>
        </w:r>
        <w:r w:rsidR="00713E0D">
          <w:rPr>
            <w:noProof/>
            <w:webHidden/>
          </w:rPr>
          <w:instrText xml:space="preserve"> PAGEREF _Toc260057409 \h </w:instrText>
        </w:r>
        <w:r>
          <w:rPr>
            <w:noProof/>
            <w:webHidden/>
          </w:rPr>
        </w:r>
        <w:r>
          <w:rPr>
            <w:noProof/>
            <w:webHidden/>
          </w:rPr>
          <w:fldChar w:fldCharType="separate"/>
        </w:r>
        <w:r w:rsidR="00A47062">
          <w:rPr>
            <w:noProof/>
            <w:webHidden/>
          </w:rPr>
          <w:t>43</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10" w:history="1">
        <w:r w:rsidR="00713E0D" w:rsidRPr="00DB29EE">
          <w:rPr>
            <w:rStyle w:val="Hyperlink"/>
            <w:noProof/>
          </w:rPr>
          <w:t>H. GetSickTask.java</w:t>
        </w:r>
        <w:r w:rsidR="00713E0D">
          <w:rPr>
            <w:noProof/>
            <w:webHidden/>
          </w:rPr>
          <w:tab/>
        </w:r>
        <w:r>
          <w:rPr>
            <w:noProof/>
            <w:webHidden/>
          </w:rPr>
          <w:fldChar w:fldCharType="begin"/>
        </w:r>
        <w:r w:rsidR="00713E0D">
          <w:rPr>
            <w:noProof/>
            <w:webHidden/>
          </w:rPr>
          <w:instrText xml:space="preserve"> PAGEREF _Toc260057410 \h </w:instrText>
        </w:r>
        <w:r>
          <w:rPr>
            <w:noProof/>
            <w:webHidden/>
          </w:rPr>
        </w:r>
        <w:r>
          <w:rPr>
            <w:noProof/>
            <w:webHidden/>
          </w:rPr>
          <w:fldChar w:fldCharType="separate"/>
        </w:r>
        <w:r w:rsidR="00A47062">
          <w:rPr>
            <w:noProof/>
            <w:webHidden/>
          </w:rPr>
          <w:t>44</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11" w:history="1">
        <w:r w:rsidR="00713E0D" w:rsidRPr="00DB29EE">
          <w:rPr>
            <w:rStyle w:val="Hyperlink"/>
            <w:noProof/>
          </w:rPr>
          <w:t>I. InitializeTaskTask.java</w:t>
        </w:r>
        <w:r w:rsidR="00713E0D">
          <w:rPr>
            <w:noProof/>
            <w:webHidden/>
          </w:rPr>
          <w:tab/>
        </w:r>
        <w:r>
          <w:rPr>
            <w:noProof/>
            <w:webHidden/>
          </w:rPr>
          <w:fldChar w:fldCharType="begin"/>
        </w:r>
        <w:r w:rsidR="00713E0D">
          <w:rPr>
            <w:noProof/>
            <w:webHidden/>
          </w:rPr>
          <w:instrText xml:space="preserve"> PAGEREF _Toc260057411 \h </w:instrText>
        </w:r>
        <w:r>
          <w:rPr>
            <w:noProof/>
            <w:webHidden/>
          </w:rPr>
        </w:r>
        <w:r>
          <w:rPr>
            <w:noProof/>
            <w:webHidden/>
          </w:rPr>
          <w:fldChar w:fldCharType="separate"/>
        </w:r>
        <w:r w:rsidR="00A47062">
          <w:rPr>
            <w:noProof/>
            <w:webHidden/>
          </w:rPr>
          <w:t>46</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12" w:history="1">
        <w:r w:rsidR="00713E0D" w:rsidRPr="00DB29EE">
          <w:rPr>
            <w:rStyle w:val="Hyperlink"/>
            <w:noProof/>
          </w:rPr>
          <w:t>J. ReportSickTask.java</w:t>
        </w:r>
        <w:r w:rsidR="00713E0D">
          <w:rPr>
            <w:noProof/>
            <w:webHidden/>
          </w:rPr>
          <w:tab/>
        </w:r>
        <w:r>
          <w:rPr>
            <w:noProof/>
            <w:webHidden/>
          </w:rPr>
          <w:fldChar w:fldCharType="begin"/>
        </w:r>
        <w:r w:rsidR="00713E0D">
          <w:rPr>
            <w:noProof/>
            <w:webHidden/>
          </w:rPr>
          <w:instrText xml:space="preserve"> PAGEREF _Toc260057412 \h </w:instrText>
        </w:r>
        <w:r>
          <w:rPr>
            <w:noProof/>
            <w:webHidden/>
          </w:rPr>
        </w:r>
        <w:r>
          <w:rPr>
            <w:noProof/>
            <w:webHidden/>
          </w:rPr>
          <w:fldChar w:fldCharType="separate"/>
        </w:r>
        <w:r w:rsidR="00A47062">
          <w:rPr>
            <w:noProof/>
            <w:webHidden/>
          </w:rPr>
          <w:t>47</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13" w:history="1">
        <w:r w:rsidR="00713E0D" w:rsidRPr="00DB29EE">
          <w:rPr>
            <w:rStyle w:val="Hyperlink"/>
            <w:noProof/>
          </w:rPr>
          <w:t>K. SendSickLocTaskTask.java</w:t>
        </w:r>
        <w:r w:rsidR="00713E0D">
          <w:rPr>
            <w:noProof/>
            <w:webHidden/>
          </w:rPr>
          <w:tab/>
        </w:r>
        <w:r>
          <w:rPr>
            <w:noProof/>
            <w:webHidden/>
          </w:rPr>
          <w:fldChar w:fldCharType="begin"/>
        </w:r>
        <w:r w:rsidR="00713E0D">
          <w:rPr>
            <w:noProof/>
            <w:webHidden/>
          </w:rPr>
          <w:instrText xml:space="preserve"> PAGEREF _Toc260057413 \h </w:instrText>
        </w:r>
        <w:r>
          <w:rPr>
            <w:noProof/>
            <w:webHidden/>
          </w:rPr>
        </w:r>
        <w:r>
          <w:rPr>
            <w:noProof/>
            <w:webHidden/>
          </w:rPr>
          <w:fldChar w:fldCharType="separate"/>
        </w:r>
        <w:r w:rsidR="00A47062">
          <w:rPr>
            <w:noProof/>
            <w:webHidden/>
          </w:rPr>
          <w:t>48</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14" w:history="1">
        <w:r w:rsidR="00713E0D" w:rsidRPr="00DB29EE">
          <w:rPr>
            <w:rStyle w:val="Hyperlink"/>
            <w:noProof/>
          </w:rPr>
          <w:t>L. TestTaskTask.java</w:t>
        </w:r>
        <w:r w:rsidR="00713E0D">
          <w:rPr>
            <w:noProof/>
            <w:webHidden/>
          </w:rPr>
          <w:tab/>
        </w:r>
        <w:r>
          <w:rPr>
            <w:noProof/>
            <w:webHidden/>
          </w:rPr>
          <w:fldChar w:fldCharType="begin"/>
        </w:r>
        <w:r w:rsidR="00713E0D">
          <w:rPr>
            <w:noProof/>
            <w:webHidden/>
          </w:rPr>
          <w:instrText xml:space="preserve"> PAGEREF _Toc260057414 \h </w:instrText>
        </w:r>
        <w:r>
          <w:rPr>
            <w:noProof/>
            <w:webHidden/>
          </w:rPr>
        </w:r>
        <w:r>
          <w:rPr>
            <w:noProof/>
            <w:webHidden/>
          </w:rPr>
          <w:fldChar w:fldCharType="separate"/>
        </w:r>
        <w:r w:rsidR="00A47062">
          <w:rPr>
            <w:noProof/>
            <w:webHidden/>
          </w:rPr>
          <w:t>49</w:t>
        </w:r>
        <w:r>
          <w:rPr>
            <w:noProof/>
            <w:webHidden/>
          </w:rPr>
          <w:fldChar w:fldCharType="end"/>
        </w:r>
      </w:hyperlink>
    </w:p>
    <w:p w:rsidR="00713E0D" w:rsidRDefault="00E87CD5">
      <w:pPr>
        <w:pStyle w:val="TOC2"/>
        <w:tabs>
          <w:tab w:val="right" w:leader="dot" w:pos="8630"/>
        </w:tabs>
        <w:rPr>
          <w:rFonts w:asciiTheme="minorHAnsi" w:eastAsiaTheme="minorEastAsia" w:hAnsiTheme="minorHAnsi" w:cstheme="minorBidi"/>
          <w:noProof/>
          <w:sz w:val="22"/>
          <w:szCs w:val="22"/>
        </w:rPr>
      </w:pPr>
      <w:hyperlink w:anchor="_Toc260057415" w:history="1">
        <w:r w:rsidR="00713E0D" w:rsidRPr="00DB29EE">
          <w:rPr>
            <w:rStyle w:val="Hyperlink"/>
            <w:noProof/>
          </w:rPr>
          <w:t>M. WaitForSickTask.java</w:t>
        </w:r>
        <w:r w:rsidR="00713E0D">
          <w:rPr>
            <w:noProof/>
            <w:webHidden/>
          </w:rPr>
          <w:tab/>
        </w:r>
        <w:r>
          <w:rPr>
            <w:noProof/>
            <w:webHidden/>
          </w:rPr>
          <w:fldChar w:fldCharType="begin"/>
        </w:r>
        <w:r w:rsidR="00713E0D">
          <w:rPr>
            <w:noProof/>
            <w:webHidden/>
          </w:rPr>
          <w:instrText xml:space="preserve"> PAGEREF _Toc260057415 \h </w:instrText>
        </w:r>
        <w:r>
          <w:rPr>
            <w:noProof/>
            <w:webHidden/>
          </w:rPr>
        </w:r>
        <w:r>
          <w:rPr>
            <w:noProof/>
            <w:webHidden/>
          </w:rPr>
          <w:fldChar w:fldCharType="separate"/>
        </w:r>
        <w:r w:rsidR="00A47062">
          <w:rPr>
            <w:noProof/>
            <w:webHidden/>
          </w:rPr>
          <w:t>51</w:t>
        </w:r>
        <w:r>
          <w:rPr>
            <w:noProof/>
            <w:webHidden/>
          </w:rPr>
          <w:fldChar w:fldCharType="end"/>
        </w:r>
      </w:hyperlink>
    </w:p>
    <w:p w:rsidR="00713E0D" w:rsidRDefault="00E87CD5">
      <w:pPr>
        <w:pStyle w:val="TOC1"/>
        <w:tabs>
          <w:tab w:val="right" w:leader="dot" w:pos="8630"/>
        </w:tabs>
        <w:rPr>
          <w:rFonts w:asciiTheme="minorHAnsi" w:eastAsiaTheme="minorEastAsia" w:hAnsiTheme="minorHAnsi" w:cstheme="minorBidi"/>
          <w:noProof/>
          <w:sz w:val="22"/>
          <w:szCs w:val="22"/>
        </w:rPr>
      </w:pPr>
      <w:hyperlink w:anchor="_Toc260057416" w:history="1">
        <w:r w:rsidR="00713E0D" w:rsidRPr="00DB29EE">
          <w:rPr>
            <w:rStyle w:val="Hyperlink"/>
            <w:noProof/>
          </w:rPr>
          <w:t>XII. Resumes</w:t>
        </w:r>
        <w:r w:rsidR="00713E0D">
          <w:rPr>
            <w:noProof/>
            <w:webHidden/>
          </w:rPr>
          <w:tab/>
        </w:r>
        <w:r>
          <w:rPr>
            <w:noProof/>
            <w:webHidden/>
          </w:rPr>
          <w:fldChar w:fldCharType="begin"/>
        </w:r>
        <w:r w:rsidR="00713E0D">
          <w:rPr>
            <w:noProof/>
            <w:webHidden/>
          </w:rPr>
          <w:instrText xml:space="preserve"> PAGEREF _Toc260057416 \h </w:instrText>
        </w:r>
        <w:r>
          <w:rPr>
            <w:noProof/>
            <w:webHidden/>
          </w:rPr>
        </w:r>
        <w:r>
          <w:rPr>
            <w:noProof/>
            <w:webHidden/>
          </w:rPr>
          <w:fldChar w:fldCharType="separate"/>
        </w:r>
        <w:r w:rsidR="00A47062">
          <w:rPr>
            <w:noProof/>
            <w:webHidden/>
          </w:rPr>
          <w:t>53</w:t>
        </w:r>
        <w:r>
          <w:rPr>
            <w:noProof/>
            <w:webHidden/>
          </w:rPr>
          <w:fldChar w:fldCharType="end"/>
        </w:r>
      </w:hyperlink>
    </w:p>
    <w:p w:rsidR="00FC5695" w:rsidRDefault="00E87CD5" w:rsidP="00DA6782">
      <w:pPr>
        <w:pStyle w:val="BodyText"/>
      </w:pPr>
      <w:r>
        <w:fldChar w:fldCharType="end"/>
      </w:r>
    </w:p>
    <w:p w:rsidR="00996F6A" w:rsidRDefault="00CC4BC4" w:rsidP="004E6FC4">
      <w:pPr>
        <w:pStyle w:val="TOCTitle"/>
      </w:pPr>
      <w:r>
        <w:t>List</w:t>
      </w:r>
      <w:r w:rsidR="005A79DD">
        <w:t xml:space="preserve"> of Figures</w:t>
      </w:r>
    </w:p>
    <w:bookmarkStart w:id="15" w:name="_Toc147714996"/>
    <w:bookmarkStart w:id="16" w:name="_Toc147716114"/>
    <w:p w:rsidR="00713E0D" w:rsidRDefault="00E87CD5">
      <w:pPr>
        <w:pStyle w:val="TableofFigures"/>
        <w:tabs>
          <w:tab w:val="right" w:leader="dot" w:pos="8630"/>
        </w:tabs>
        <w:rPr>
          <w:rFonts w:asciiTheme="minorHAnsi" w:eastAsiaTheme="minorEastAsia" w:hAnsiTheme="minorHAnsi" w:cstheme="minorBidi"/>
          <w:noProof/>
          <w:sz w:val="22"/>
          <w:szCs w:val="22"/>
        </w:rPr>
      </w:pPr>
      <w:r>
        <w:fldChar w:fldCharType="begin"/>
      </w:r>
      <w:r w:rsidR="00FA75D8">
        <w:instrText xml:space="preserve"> TOC \h \z \c "Figure" </w:instrText>
      </w:r>
      <w:r>
        <w:fldChar w:fldCharType="separate"/>
      </w:r>
      <w:hyperlink w:anchor="_Toc260057417" w:history="1">
        <w:r w:rsidR="00713E0D" w:rsidRPr="009F24E1">
          <w:rPr>
            <w:rStyle w:val="Hyperlink"/>
            <w:noProof/>
          </w:rPr>
          <w:t>Figure 1: State Diagram for SIR Population</w:t>
        </w:r>
        <w:r w:rsidR="00713E0D">
          <w:rPr>
            <w:noProof/>
            <w:webHidden/>
          </w:rPr>
          <w:tab/>
        </w:r>
        <w:r>
          <w:rPr>
            <w:noProof/>
            <w:webHidden/>
          </w:rPr>
          <w:fldChar w:fldCharType="begin"/>
        </w:r>
        <w:r w:rsidR="00713E0D">
          <w:rPr>
            <w:noProof/>
            <w:webHidden/>
          </w:rPr>
          <w:instrText xml:space="preserve"> PAGEREF _Toc260057417 \h </w:instrText>
        </w:r>
        <w:r>
          <w:rPr>
            <w:noProof/>
            <w:webHidden/>
          </w:rPr>
        </w:r>
        <w:r>
          <w:rPr>
            <w:noProof/>
            <w:webHidden/>
          </w:rPr>
          <w:fldChar w:fldCharType="separate"/>
        </w:r>
        <w:r w:rsidR="00A47062">
          <w:rPr>
            <w:noProof/>
            <w:webHidden/>
          </w:rPr>
          <w:t>1</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18" w:history="1">
        <w:r w:rsidR="00713E0D" w:rsidRPr="009F24E1">
          <w:rPr>
            <w:rStyle w:val="Hyperlink"/>
            <w:noProof/>
          </w:rPr>
          <w:t>Figure 2: Reference Model for Multi-Agent Platform (FIPA00023, 2004)</w:t>
        </w:r>
        <w:r w:rsidR="00713E0D">
          <w:rPr>
            <w:noProof/>
            <w:webHidden/>
          </w:rPr>
          <w:tab/>
        </w:r>
        <w:r>
          <w:rPr>
            <w:noProof/>
            <w:webHidden/>
          </w:rPr>
          <w:fldChar w:fldCharType="begin"/>
        </w:r>
        <w:r w:rsidR="00713E0D">
          <w:rPr>
            <w:noProof/>
            <w:webHidden/>
          </w:rPr>
          <w:instrText xml:space="preserve"> PAGEREF _Toc260057418 \h </w:instrText>
        </w:r>
        <w:r>
          <w:rPr>
            <w:noProof/>
            <w:webHidden/>
          </w:rPr>
        </w:r>
        <w:r>
          <w:rPr>
            <w:noProof/>
            <w:webHidden/>
          </w:rPr>
          <w:fldChar w:fldCharType="separate"/>
        </w:r>
        <w:r w:rsidR="00A47062">
          <w:rPr>
            <w:noProof/>
            <w:webHidden/>
          </w:rPr>
          <w:t>4</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19" w:history="1">
        <w:r w:rsidR="00713E0D" w:rsidRPr="009F24E1">
          <w:rPr>
            <w:rStyle w:val="Hyperlink"/>
            <w:noProof/>
          </w:rPr>
          <w:t>Figure 3: Typical AID of an Agent, “agent-b”</w:t>
        </w:r>
        <w:r w:rsidR="00713E0D">
          <w:rPr>
            <w:noProof/>
            <w:webHidden/>
          </w:rPr>
          <w:tab/>
        </w:r>
        <w:r>
          <w:rPr>
            <w:noProof/>
            <w:webHidden/>
          </w:rPr>
          <w:fldChar w:fldCharType="begin"/>
        </w:r>
        <w:r w:rsidR="00713E0D">
          <w:rPr>
            <w:noProof/>
            <w:webHidden/>
          </w:rPr>
          <w:instrText xml:space="preserve"> PAGEREF _Toc260057419 \h </w:instrText>
        </w:r>
        <w:r>
          <w:rPr>
            <w:noProof/>
            <w:webHidden/>
          </w:rPr>
        </w:r>
        <w:r>
          <w:rPr>
            <w:noProof/>
            <w:webHidden/>
          </w:rPr>
          <w:fldChar w:fldCharType="separate"/>
        </w:r>
        <w:r w:rsidR="00A47062">
          <w:rPr>
            <w:noProof/>
            <w:webHidden/>
          </w:rPr>
          <w:t>5</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20" w:history="1">
        <w:r w:rsidR="00713E0D" w:rsidRPr="009F24E1">
          <w:rPr>
            <w:rStyle w:val="Hyperlink"/>
            <w:noProof/>
          </w:rPr>
          <w:t>Figure 4: Layout of a JADE Multi-Agent Platform</w:t>
        </w:r>
        <w:r w:rsidR="00713E0D">
          <w:rPr>
            <w:noProof/>
            <w:webHidden/>
          </w:rPr>
          <w:tab/>
        </w:r>
        <w:r>
          <w:rPr>
            <w:noProof/>
            <w:webHidden/>
          </w:rPr>
          <w:fldChar w:fldCharType="begin"/>
        </w:r>
        <w:r w:rsidR="00713E0D">
          <w:rPr>
            <w:noProof/>
            <w:webHidden/>
          </w:rPr>
          <w:instrText xml:space="preserve"> PAGEREF _Toc260057420 \h </w:instrText>
        </w:r>
        <w:r>
          <w:rPr>
            <w:noProof/>
            <w:webHidden/>
          </w:rPr>
        </w:r>
        <w:r>
          <w:rPr>
            <w:noProof/>
            <w:webHidden/>
          </w:rPr>
          <w:fldChar w:fldCharType="separate"/>
        </w:r>
        <w:r w:rsidR="00A47062">
          <w:rPr>
            <w:noProof/>
            <w:webHidden/>
          </w:rPr>
          <w:t>6</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21" w:history="1">
        <w:r w:rsidR="00713E0D" w:rsidRPr="009F24E1">
          <w:rPr>
            <w:rStyle w:val="Hyperlink"/>
            <w:noProof/>
          </w:rPr>
          <w:t>Figure 5: Screen Shot of the INGENIAS Development Environment</w:t>
        </w:r>
        <w:r w:rsidR="00713E0D">
          <w:rPr>
            <w:noProof/>
            <w:webHidden/>
          </w:rPr>
          <w:tab/>
        </w:r>
        <w:r>
          <w:rPr>
            <w:noProof/>
            <w:webHidden/>
          </w:rPr>
          <w:fldChar w:fldCharType="begin"/>
        </w:r>
        <w:r w:rsidR="00713E0D">
          <w:rPr>
            <w:noProof/>
            <w:webHidden/>
          </w:rPr>
          <w:instrText xml:space="preserve"> PAGEREF _Toc260057421 \h </w:instrText>
        </w:r>
        <w:r>
          <w:rPr>
            <w:noProof/>
            <w:webHidden/>
          </w:rPr>
        </w:r>
        <w:r>
          <w:rPr>
            <w:noProof/>
            <w:webHidden/>
          </w:rPr>
          <w:fldChar w:fldCharType="separate"/>
        </w:r>
        <w:r w:rsidR="00A47062">
          <w:rPr>
            <w:noProof/>
            <w:webHidden/>
          </w:rPr>
          <w:t>9</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22" w:history="1">
        <w:r w:rsidR="00713E0D" w:rsidRPr="009F24E1">
          <w:rPr>
            <w:rStyle w:val="Hyperlink"/>
            <w:noProof/>
          </w:rPr>
          <w:t>Figure 6: INGENIAS Frame Fact Example</w:t>
        </w:r>
        <w:r w:rsidR="00713E0D">
          <w:rPr>
            <w:noProof/>
            <w:webHidden/>
          </w:rPr>
          <w:tab/>
        </w:r>
        <w:r>
          <w:rPr>
            <w:noProof/>
            <w:webHidden/>
          </w:rPr>
          <w:fldChar w:fldCharType="begin"/>
        </w:r>
        <w:r w:rsidR="00713E0D">
          <w:rPr>
            <w:noProof/>
            <w:webHidden/>
          </w:rPr>
          <w:instrText xml:space="preserve"> PAGEREF _Toc260057422 \h </w:instrText>
        </w:r>
        <w:r>
          <w:rPr>
            <w:noProof/>
            <w:webHidden/>
          </w:rPr>
        </w:r>
        <w:r>
          <w:rPr>
            <w:noProof/>
            <w:webHidden/>
          </w:rPr>
          <w:fldChar w:fldCharType="separate"/>
        </w:r>
        <w:r w:rsidR="00A47062">
          <w:rPr>
            <w:noProof/>
            <w:webHidden/>
          </w:rPr>
          <w:t>9</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23" w:history="1">
        <w:r w:rsidR="00713E0D" w:rsidRPr="009F24E1">
          <w:rPr>
            <w:rStyle w:val="Hyperlink"/>
            <w:noProof/>
          </w:rPr>
          <w:t>Figure 7: Agent Goal Icons</w:t>
        </w:r>
        <w:r w:rsidR="00713E0D">
          <w:rPr>
            <w:noProof/>
            <w:webHidden/>
          </w:rPr>
          <w:tab/>
        </w:r>
        <w:r>
          <w:rPr>
            <w:noProof/>
            <w:webHidden/>
          </w:rPr>
          <w:fldChar w:fldCharType="begin"/>
        </w:r>
        <w:r w:rsidR="00713E0D">
          <w:rPr>
            <w:noProof/>
            <w:webHidden/>
          </w:rPr>
          <w:instrText xml:space="preserve"> PAGEREF _Toc260057423 \h </w:instrText>
        </w:r>
        <w:r>
          <w:rPr>
            <w:noProof/>
            <w:webHidden/>
          </w:rPr>
        </w:r>
        <w:r>
          <w:rPr>
            <w:noProof/>
            <w:webHidden/>
          </w:rPr>
          <w:fldChar w:fldCharType="separate"/>
        </w:r>
        <w:r w:rsidR="00A47062">
          <w:rPr>
            <w:noProof/>
            <w:webHidden/>
          </w:rPr>
          <w:t>10</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24" w:history="1">
        <w:r w:rsidR="00713E0D" w:rsidRPr="009F24E1">
          <w:rPr>
            <w:rStyle w:val="Hyperlink"/>
            <w:noProof/>
          </w:rPr>
          <w:t>Figure 8: Agent Task Icons</w:t>
        </w:r>
        <w:r w:rsidR="00713E0D">
          <w:rPr>
            <w:noProof/>
            <w:webHidden/>
          </w:rPr>
          <w:tab/>
        </w:r>
        <w:r>
          <w:rPr>
            <w:noProof/>
            <w:webHidden/>
          </w:rPr>
          <w:fldChar w:fldCharType="begin"/>
        </w:r>
        <w:r w:rsidR="00713E0D">
          <w:rPr>
            <w:noProof/>
            <w:webHidden/>
          </w:rPr>
          <w:instrText xml:space="preserve"> PAGEREF _Toc260057424 \h </w:instrText>
        </w:r>
        <w:r>
          <w:rPr>
            <w:noProof/>
            <w:webHidden/>
          </w:rPr>
        </w:r>
        <w:r>
          <w:rPr>
            <w:noProof/>
            <w:webHidden/>
          </w:rPr>
          <w:fldChar w:fldCharType="separate"/>
        </w:r>
        <w:r w:rsidR="00A47062">
          <w:rPr>
            <w:noProof/>
            <w:webHidden/>
          </w:rPr>
          <w:t>10</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25" w:history="1">
        <w:r w:rsidR="00713E0D" w:rsidRPr="009F24E1">
          <w:rPr>
            <w:rStyle w:val="Hyperlink"/>
            <w:noProof/>
          </w:rPr>
          <w:t>Figure 9: INGENIAS Interaction Model Using The GRASIA Specification</w:t>
        </w:r>
        <w:r w:rsidR="00713E0D">
          <w:rPr>
            <w:noProof/>
            <w:webHidden/>
          </w:rPr>
          <w:tab/>
        </w:r>
        <w:r>
          <w:rPr>
            <w:noProof/>
            <w:webHidden/>
          </w:rPr>
          <w:fldChar w:fldCharType="begin"/>
        </w:r>
        <w:r w:rsidR="00713E0D">
          <w:rPr>
            <w:noProof/>
            <w:webHidden/>
          </w:rPr>
          <w:instrText xml:space="preserve"> PAGEREF _Toc260057425 \h </w:instrText>
        </w:r>
        <w:r>
          <w:rPr>
            <w:noProof/>
            <w:webHidden/>
          </w:rPr>
        </w:r>
        <w:r>
          <w:rPr>
            <w:noProof/>
            <w:webHidden/>
          </w:rPr>
          <w:fldChar w:fldCharType="separate"/>
        </w:r>
        <w:r w:rsidR="00A47062">
          <w:rPr>
            <w:noProof/>
            <w:webHidden/>
          </w:rPr>
          <w:t>10</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26" w:history="1">
        <w:r w:rsidR="00713E0D" w:rsidRPr="009F24E1">
          <w:rPr>
            <w:rStyle w:val="Hyperlink"/>
            <w:noProof/>
          </w:rPr>
          <w:t>Figure 10: INGENIAS Agent Definition</w:t>
        </w:r>
        <w:r w:rsidR="00713E0D">
          <w:rPr>
            <w:noProof/>
            <w:webHidden/>
          </w:rPr>
          <w:tab/>
        </w:r>
        <w:r>
          <w:rPr>
            <w:noProof/>
            <w:webHidden/>
          </w:rPr>
          <w:fldChar w:fldCharType="begin"/>
        </w:r>
        <w:r w:rsidR="00713E0D">
          <w:rPr>
            <w:noProof/>
            <w:webHidden/>
          </w:rPr>
          <w:instrText xml:space="preserve"> PAGEREF _Toc260057426 \h </w:instrText>
        </w:r>
        <w:r>
          <w:rPr>
            <w:noProof/>
            <w:webHidden/>
          </w:rPr>
        </w:r>
        <w:r>
          <w:rPr>
            <w:noProof/>
            <w:webHidden/>
          </w:rPr>
          <w:fldChar w:fldCharType="separate"/>
        </w:r>
        <w:r w:rsidR="00A47062">
          <w:rPr>
            <w:noProof/>
            <w:webHidden/>
          </w:rPr>
          <w:t>11</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27" w:history="1">
        <w:r w:rsidR="00713E0D" w:rsidRPr="009F24E1">
          <w:rPr>
            <w:rStyle w:val="Hyperlink"/>
            <w:noProof/>
          </w:rPr>
          <w:t>Figure 11: NetBeans Java Development Environment</w:t>
        </w:r>
        <w:r w:rsidR="00713E0D">
          <w:rPr>
            <w:noProof/>
            <w:webHidden/>
          </w:rPr>
          <w:tab/>
        </w:r>
        <w:r>
          <w:rPr>
            <w:noProof/>
            <w:webHidden/>
          </w:rPr>
          <w:fldChar w:fldCharType="begin"/>
        </w:r>
        <w:r w:rsidR="00713E0D">
          <w:rPr>
            <w:noProof/>
            <w:webHidden/>
          </w:rPr>
          <w:instrText xml:space="preserve"> PAGEREF _Toc260057427 \h </w:instrText>
        </w:r>
        <w:r>
          <w:rPr>
            <w:noProof/>
            <w:webHidden/>
          </w:rPr>
        </w:r>
        <w:r>
          <w:rPr>
            <w:noProof/>
            <w:webHidden/>
          </w:rPr>
          <w:fldChar w:fldCharType="separate"/>
        </w:r>
        <w:r w:rsidR="00A47062">
          <w:rPr>
            <w:noProof/>
            <w:webHidden/>
          </w:rPr>
          <w:t>11</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28" w:history="1">
        <w:r w:rsidR="00713E0D" w:rsidRPr="009F24E1">
          <w:rPr>
            <w:rStyle w:val="Hyperlink"/>
            <w:noProof/>
          </w:rPr>
          <w:t>Figure 12: Epidemic Simulation System Behavior</w:t>
        </w:r>
        <w:r w:rsidR="00713E0D">
          <w:rPr>
            <w:noProof/>
            <w:webHidden/>
          </w:rPr>
          <w:tab/>
        </w:r>
        <w:r>
          <w:rPr>
            <w:noProof/>
            <w:webHidden/>
          </w:rPr>
          <w:fldChar w:fldCharType="begin"/>
        </w:r>
        <w:r w:rsidR="00713E0D">
          <w:rPr>
            <w:noProof/>
            <w:webHidden/>
          </w:rPr>
          <w:instrText xml:space="preserve"> PAGEREF _Toc260057428 \h </w:instrText>
        </w:r>
        <w:r>
          <w:rPr>
            <w:noProof/>
            <w:webHidden/>
          </w:rPr>
        </w:r>
        <w:r>
          <w:rPr>
            <w:noProof/>
            <w:webHidden/>
          </w:rPr>
          <w:fldChar w:fldCharType="separate"/>
        </w:r>
        <w:r w:rsidR="00A47062">
          <w:rPr>
            <w:noProof/>
            <w:webHidden/>
          </w:rPr>
          <w:t>13</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29" w:history="1">
        <w:r w:rsidR="00713E0D" w:rsidRPr="009F24E1">
          <w:rPr>
            <w:rStyle w:val="Hyperlink"/>
            <w:noProof/>
          </w:rPr>
          <w:t>Figure 13: Citizen Agent Diagram</w:t>
        </w:r>
        <w:r w:rsidR="00713E0D">
          <w:rPr>
            <w:noProof/>
            <w:webHidden/>
          </w:rPr>
          <w:tab/>
        </w:r>
        <w:r>
          <w:rPr>
            <w:noProof/>
            <w:webHidden/>
          </w:rPr>
          <w:fldChar w:fldCharType="begin"/>
        </w:r>
        <w:r w:rsidR="00713E0D">
          <w:rPr>
            <w:noProof/>
            <w:webHidden/>
          </w:rPr>
          <w:instrText xml:space="preserve"> PAGEREF _Toc260057429 \h </w:instrText>
        </w:r>
        <w:r>
          <w:rPr>
            <w:noProof/>
            <w:webHidden/>
          </w:rPr>
        </w:r>
        <w:r>
          <w:rPr>
            <w:noProof/>
            <w:webHidden/>
          </w:rPr>
          <w:fldChar w:fldCharType="separate"/>
        </w:r>
        <w:r w:rsidR="00A47062">
          <w:rPr>
            <w:noProof/>
            <w:webHidden/>
          </w:rPr>
          <w:t>14</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30" w:history="1">
        <w:r w:rsidR="00713E0D" w:rsidRPr="009F24E1">
          <w:rPr>
            <w:rStyle w:val="Hyperlink"/>
            <w:noProof/>
          </w:rPr>
          <w:t>Figure 14: Citizen Task Diagram</w:t>
        </w:r>
        <w:r w:rsidR="00713E0D">
          <w:rPr>
            <w:noProof/>
            <w:webHidden/>
          </w:rPr>
          <w:tab/>
        </w:r>
        <w:r>
          <w:rPr>
            <w:noProof/>
            <w:webHidden/>
          </w:rPr>
          <w:fldChar w:fldCharType="begin"/>
        </w:r>
        <w:r w:rsidR="00713E0D">
          <w:rPr>
            <w:noProof/>
            <w:webHidden/>
          </w:rPr>
          <w:instrText xml:space="preserve"> PAGEREF _Toc260057430 \h </w:instrText>
        </w:r>
        <w:r>
          <w:rPr>
            <w:noProof/>
            <w:webHidden/>
          </w:rPr>
        </w:r>
        <w:r>
          <w:rPr>
            <w:noProof/>
            <w:webHidden/>
          </w:rPr>
          <w:fldChar w:fldCharType="separate"/>
        </w:r>
        <w:r w:rsidR="00A47062">
          <w:rPr>
            <w:noProof/>
            <w:webHidden/>
          </w:rPr>
          <w:t>15</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31" w:history="1">
        <w:r w:rsidR="00713E0D" w:rsidRPr="009F24E1">
          <w:rPr>
            <w:rStyle w:val="Hyperlink"/>
            <w:noProof/>
          </w:rPr>
          <w:t>Figure 15: Threading Background Actions</w:t>
        </w:r>
        <w:r w:rsidR="00713E0D">
          <w:rPr>
            <w:noProof/>
            <w:webHidden/>
          </w:rPr>
          <w:tab/>
        </w:r>
        <w:r>
          <w:rPr>
            <w:noProof/>
            <w:webHidden/>
          </w:rPr>
          <w:fldChar w:fldCharType="begin"/>
        </w:r>
        <w:r w:rsidR="00713E0D">
          <w:rPr>
            <w:noProof/>
            <w:webHidden/>
          </w:rPr>
          <w:instrText xml:space="preserve"> PAGEREF _Toc260057431 \h </w:instrText>
        </w:r>
        <w:r>
          <w:rPr>
            <w:noProof/>
            <w:webHidden/>
          </w:rPr>
        </w:r>
        <w:r>
          <w:rPr>
            <w:noProof/>
            <w:webHidden/>
          </w:rPr>
          <w:fldChar w:fldCharType="separate"/>
        </w:r>
        <w:r w:rsidR="00A47062">
          <w:rPr>
            <w:noProof/>
            <w:webHidden/>
          </w:rPr>
          <w:t>16</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32" w:history="1">
        <w:r w:rsidR="00713E0D" w:rsidRPr="009F24E1">
          <w:rPr>
            <w:rStyle w:val="Hyperlink"/>
            <w:noProof/>
          </w:rPr>
          <w:t>Figure 16: Coordinator Agent Diagram</w:t>
        </w:r>
        <w:r w:rsidR="00713E0D">
          <w:rPr>
            <w:noProof/>
            <w:webHidden/>
          </w:rPr>
          <w:tab/>
        </w:r>
        <w:r>
          <w:rPr>
            <w:noProof/>
            <w:webHidden/>
          </w:rPr>
          <w:fldChar w:fldCharType="begin"/>
        </w:r>
        <w:r w:rsidR="00713E0D">
          <w:rPr>
            <w:noProof/>
            <w:webHidden/>
          </w:rPr>
          <w:instrText xml:space="preserve"> PAGEREF _Toc260057432 \h </w:instrText>
        </w:r>
        <w:r>
          <w:rPr>
            <w:noProof/>
            <w:webHidden/>
          </w:rPr>
        </w:r>
        <w:r>
          <w:rPr>
            <w:noProof/>
            <w:webHidden/>
          </w:rPr>
          <w:fldChar w:fldCharType="separate"/>
        </w:r>
        <w:r w:rsidR="00A47062">
          <w:rPr>
            <w:noProof/>
            <w:webHidden/>
          </w:rPr>
          <w:t>17</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33" w:history="1">
        <w:r w:rsidR="00713E0D" w:rsidRPr="009F24E1">
          <w:rPr>
            <w:rStyle w:val="Hyperlink"/>
            <w:noProof/>
          </w:rPr>
          <w:t>Figure 17: Coordinator Agent Task Diagram</w:t>
        </w:r>
        <w:r w:rsidR="00713E0D">
          <w:rPr>
            <w:noProof/>
            <w:webHidden/>
          </w:rPr>
          <w:tab/>
        </w:r>
        <w:r>
          <w:rPr>
            <w:noProof/>
            <w:webHidden/>
          </w:rPr>
          <w:fldChar w:fldCharType="begin"/>
        </w:r>
        <w:r w:rsidR="00713E0D">
          <w:rPr>
            <w:noProof/>
            <w:webHidden/>
          </w:rPr>
          <w:instrText xml:space="preserve"> PAGEREF _Toc260057433 \h </w:instrText>
        </w:r>
        <w:r>
          <w:rPr>
            <w:noProof/>
            <w:webHidden/>
          </w:rPr>
        </w:r>
        <w:r>
          <w:rPr>
            <w:noProof/>
            <w:webHidden/>
          </w:rPr>
          <w:fldChar w:fldCharType="separate"/>
        </w:r>
        <w:r w:rsidR="00A47062">
          <w:rPr>
            <w:noProof/>
            <w:webHidden/>
          </w:rPr>
          <w:t>18</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34" w:history="1">
        <w:r w:rsidR="00713E0D" w:rsidRPr="009F24E1">
          <w:rPr>
            <w:rStyle w:val="Hyperlink"/>
            <w:noProof/>
          </w:rPr>
          <w:t>Figure 18: Coordinator Running an Application Window</w:t>
        </w:r>
        <w:r w:rsidR="00713E0D">
          <w:rPr>
            <w:noProof/>
            <w:webHidden/>
          </w:rPr>
          <w:tab/>
        </w:r>
        <w:r>
          <w:rPr>
            <w:noProof/>
            <w:webHidden/>
          </w:rPr>
          <w:fldChar w:fldCharType="begin"/>
        </w:r>
        <w:r w:rsidR="00713E0D">
          <w:rPr>
            <w:noProof/>
            <w:webHidden/>
          </w:rPr>
          <w:instrText xml:space="preserve"> PAGEREF _Toc260057434 \h </w:instrText>
        </w:r>
        <w:r>
          <w:rPr>
            <w:noProof/>
            <w:webHidden/>
          </w:rPr>
        </w:r>
        <w:r>
          <w:rPr>
            <w:noProof/>
            <w:webHidden/>
          </w:rPr>
          <w:fldChar w:fldCharType="separate"/>
        </w:r>
        <w:r w:rsidR="00A47062">
          <w:rPr>
            <w:noProof/>
            <w:webHidden/>
          </w:rPr>
          <w:t>18</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35" w:history="1">
        <w:r w:rsidR="00713E0D" w:rsidRPr="009F24E1">
          <w:rPr>
            <w:rStyle w:val="Hyperlink"/>
            <w:noProof/>
          </w:rPr>
          <w:t>Figure 19: Starting an INGENIAS JADE Agent</w:t>
        </w:r>
        <w:r w:rsidR="00713E0D">
          <w:rPr>
            <w:noProof/>
            <w:webHidden/>
          </w:rPr>
          <w:tab/>
        </w:r>
        <w:r>
          <w:rPr>
            <w:noProof/>
            <w:webHidden/>
          </w:rPr>
          <w:fldChar w:fldCharType="begin"/>
        </w:r>
        <w:r w:rsidR="00713E0D">
          <w:rPr>
            <w:noProof/>
            <w:webHidden/>
          </w:rPr>
          <w:instrText xml:space="preserve"> PAGEREF _Toc260057435 \h </w:instrText>
        </w:r>
        <w:r>
          <w:rPr>
            <w:noProof/>
            <w:webHidden/>
          </w:rPr>
        </w:r>
        <w:r>
          <w:rPr>
            <w:noProof/>
            <w:webHidden/>
          </w:rPr>
          <w:fldChar w:fldCharType="separate"/>
        </w:r>
        <w:r w:rsidR="00A47062">
          <w:rPr>
            <w:noProof/>
            <w:webHidden/>
          </w:rPr>
          <w:t>19</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36" w:history="1">
        <w:r w:rsidR="00713E0D" w:rsidRPr="009F24E1">
          <w:rPr>
            <w:rStyle w:val="Hyperlink"/>
            <w:noProof/>
          </w:rPr>
          <w:t>Figure 20: User Input and Agent Deploy Frame</w:t>
        </w:r>
        <w:r w:rsidR="00713E0D">
          <w:rPr>
            <w:noProof/>
            <w:webHidden/>
          </w:rPr>
          <w:tab/>
        </w:r>
        <w:r>
          <w:rPr>
            <w:noProof/>
            <w:webHidden/>
          </w:rPr>
          <w:fldChar w:fldCharType="begin"/>
        </w:r>
        <w:r w:rsidR="00713E0D">
          <w:rPr>
            <w:noProof/>
            <w:webHidden/>
          </w:rPr>
          <w:instrText xml:space="preserve"> PAGEREF _Toc260057436 \h </w:instrText>
        </w:r>
        <w:r>
          <w:rPr>
            <w:noProof/>
            <w:webHidden/>
          </w:rPr>
        </w:r>
        <w:r>
          <w:rPr>
            <w:noProof/>
            <w:webHidden/>
          </w:rPr>
          <w:fldChar w:fldCharType="separate"/>
        </w:r>
        <w:r w:rsidR="00A47062">
          <w:rPr>
            <w:noProof/>
            <w:webHidden/>
          </w:rPr>
          <w:t>19</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37" w:history="1">
        <w:r w:rsidR="00713E0D" w:rsidRPr="009F24E1">
          <w:rPr>
            <w:rStyle w:val="Hyperlink"/>
            <w:noProof/>
          </w:rPr>
          <w:t>Figure 21: Agent Movement and Status Graphical Output</w:t>
        </w:r>
        <w:r w:rsidR="00713E0D">
          <w:rPr>
            <w:noProof/>
            <w:webHidden/>
          </w:rPr>
          <w:tab/>
        </w:r>
        <w:r>
          <w:rPr>
            <w:noProof/>
            <w:webHidden/>
          </w:rPr>
          <w:fldChar w:fldCharType="begin"/>
        </w:r>
        <w:r w:rsidR="00713E0D">
          <w:rPr>
            <w:noProof/>
            <w:webHidden/>
          </w:rPr>
          <w:instrText xml:space="preserve"> PAGEREF _Toc260057437 \h </w:instrText>
        </w:r>
        <w:r>
          <w:rPr>
            <w:noProof/>
            <w:webHidden/>
          </w:rPr>
        </w:r>
        <w:r>
          <w:rPr>
            <w:noProof/>
            <w:webHidden/>
          </w:rPr>
          <w:fldChar w:fldCharType="separate"/>
        </w:r>
        <w:r w:rsidR="00A47062">
          <w:rPr>
            <w:noProof/>
            <w:webHidden/>
          </w:rPr>
          <w:t>20</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38" w:history="1">
        <w:r w:rsidR="00713E0D" w:rsidRPr="009F24E1">
          <w:rPr>
            <w:rStyle w:val="Hyperlink"/>
            <w:noProof/>
          </w:rPr>
          <w:t>Figure 22: Simulation Sub Populations and History Logging</w:t>
        </w:r>
        <w:r w:rsidR="00713E0D">
          <w:rPr>
            <w:noProof/>
            <w:webHidden/>
          </w:rPr>
          <w:tab/>
        </w:r>
        <w:r>
          <w:rPr>
            <w:noProof/>
            <w:webHidden/>
          </w:rPr>
          <w:fldChar w:fldCharType="begin"/>
        </w:r>
        <w:r w:rsidR="00713E0D">
          <w:rPr>
            <w:noProof/>
            <w:webHidden/>
          </w:rPr>
          <w:instrText xml:space="preserve"> PAGEREF _Toc260057438 \h </w:instrText>
        </w:r>
        <w:r>
          <w:rPr>
            <w:noProof/>
            <w:webHidden/>
          </w:rPr>
        </w:r>
        <w:r>
          <w:rPr>
            <w:noProof/>
            <w:webHidden/>
          </w:rPr>
          <w:fldChar w:fldCharType="separate"/>
        </w:r>
        <w:r w:rsidR="00A47062">
          <w:rPr>
            <w:noProof/>
            <w:webHidden/>
          </w:rPr>
          <w:t>20</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39" w:history="1">
        <w:r w:rsidR="00713E0D" w:rsidRPr="009F24E1">
          <w:rPr>
            <w:rStyle w:val="Hyperlink"/>
            <w:noProof/>
          </w:rPr>
          <w:t>Figure 23: Application Front End Final Product</w:t>
        </w:r>
        <w:r w:rsidR="00713E0D">
          <w:rPr>
            <w:noProof/>
            <w:webHidden/>
          </w:rPr>
          <w:tab/>
        </w:r>
        <w:r>
          <w:rPr>
            <w:noProof/>
            <w:webHidden/>
          </w:rPr>
          <w:fldChar w:fldCharType="begin"/>
        </w:r>
        <w:r w:rsidR="00713E0D">
          <w:rPr>
            <w:noProof/>
            <w:webHidden/>
          </w:rPr>
          <w:instrText xml:space="preserve"> PAGEREF _Toc260057439 \h </w:instrText>
        </w:r>
        <w:r>
          <w:rPr>
            <w:noProof/>
            <w:webHidden/>
          </w:rPr>
        </w:r>
        <w:r>
          <w:rPr>
            <w:noProof/>
            <w:webHidden/>
          </w:rPr>
          <w:fldChar w:fldCharType="separate"/>
        </w:r>
        <w:r w:rsidR="00A47062">
          <w:rPr>
            <w:noProof/>
            <w:webHidden/>
          </w:rPr>
          <w:t>21</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40" w:history="1">
        <w:r w:rsidR="00713E0D" w:rsidRPr="009F24E1">
          <w:rPr>
            <w:rStyle w:val="Hyperlink"/>
            <w:noProof/>
          </w:rPr>
          <w:t>Figure 24: JADE Agent Management GUI</w:t>
        </w:r>
        <w:r w:rsidR="00713E0D">
          <w:rPr>
            <w:noProof/>
            <w:webHidden/>
          </w:rPr>
          <w:tab/>
        </w:r>
        <w:r>
          <w:rPr>
            <w:noProof/>
            <w:webHidden/>
          </w:rPr>
          <w:fldChar w:fldCharType="begin"/>
        </w:r>
        <w:r w:rsidR="00713E0D">
          <w:rPr>
            <w:noProof/>
            <w:webHidden/>
          </w:rPr>
          <w:instrText xml:space="preserve"> PAGEREF _Toc260057440 \h </w:instrText>
        </w:r>
        <w:r>
          <w:rPr>
            <w:noProof/>
            <w:webHidden/>
          </w:rPr>
        </w:r>
        <w:r>
          <w:rPr>
            <w:noProof/>
            <w:webHidden/>
          </w:rPr>
          <w:fldChar w:fldCharType="separate"/>
        </w:r>
        <w:r w:rsidR="00A47062">
          <w:rPr>
            <w:noProof/>
            <w:webHidden/>
          </w:rPr>
          <w:t>21</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41" w:history="1">
        <w:r w:rsidR="00713E0D" w:rsidRPr="009F24E1">
          <w:rPr>
            <w:rStyle w:val="Hyperlink"/>
            <w:noProof/>
          </w:rPr>
          <w:t>Figure 25: MATLAB Simulation of SIR Epidemiology Model</w:t>
        </w:r>
        <w:r w:rsidR="00713E0D">
          <w:rPr>
            <w:noProof/>
            <w:webHidden/>
          </w:rPr>
          <w:tab/>
        </w:r>
        <w:r>
          <w:rPr>
            <w:noProof/>
            <w:webHidden/>
          </w:rPr>
          <w:fldChar w:fldCharType="begin"/>
        </w:r>
        <w:r w:rsidR="00713E0D">
          <w:rPr>
            <w:noProof/>
            <w:webHidden/>
          </w:rPr>
          <w:instrText xml:space="preserve"> PAGEREF _Toc260057441 \h </w:instrText>
        </w:r>
        <w:r>
          <w:rPr>
            <w:noProof/>
            <w:webHidden/>
          </w:rPr>
        </w:r>
        <w:r>
          <w:rPr>
            <w:noProof/>
            <w:webHidden/>
          </w:rPr>
          <w:fldChar w:fldCharType="separate"/>
        </w:r>
        <w:r w:rsidR="00A47062">
          <w:rPr>
            <w:noProof/>
            <w:webHidden/>
          </w:rPr>
          <w:t>23</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42" w:history="1">
        <w:r w:rsidR="00713E0D" w:rsidRPr="009F24E1">
          <w:rPr>
            <w:rStyle w:val="Hyperlink"/>
            <w:noProof/>
          </w:rPr>
          <w:t>Figure 26: Senior Design Team Simulation Results</w:t>
        </w:r>
        <w:r w:rsidR="00713E0D">
          <w:rPr>
            <w:noProof/>
            <w:webHidden/>
          </w:rPr>
          <w:tab/>
        </w:r>
        <w:r>
          <w:rPr>
            <w:noProof/>
            <w:webHidden/>
          </w:rPr>
          <w:fldChar w:fldCharType="begin"/>
        </w:r>
        <w:r w:rsidR="00713E0D">
          <w:rPr>
            <w:noProof/>
            <w:webHidden/>
          </w:rPr>
          <w:instrText xml:space="preserve"> PAGEREF _Toc260057442 \h </w:instrText>
        </w:r>
        <w:r>
          <w:rPr>
            <w:noProof/>
            <w:webHidden/>
          </w:rPr>
        </w:r>
        <w:r>
          <w:rPr>
            <w:noProof/>
            <w:webHidden/>
          </w:rPr>
          <w:fldChar w:fldCharType="separate"/>
        </w:r>
        <w:r w:rsidR="00A47062">
          <w:rPr>
            <w:noProof/>
            <w:webHidden/>
          </w:rPr>
          <w:t>24</w:t>
        </w:r>
        <w:r>
          <w:rPr>
            <w:noProof/>
            <w:webHidden/>
          </w:rPr>
          <w:fldChar w:fldCharType="end"/>
        </w:r>
      </w:hyperlink>
    </w:p>
    <w:p w:rsidR="00CC4BC4" w:rsidRDefault="00E87CD5" w:rsidP="00CC4BC4">
      <w:pPr>
        <w:pStyle w:val="BodyText"/>
      </w:pPr>
      <w:r>
        <w:fldChar w:fldCharType="end"/>
      </w:r>
    </w:p>
    <w:p w:rsidR="00FC5695" w:rsidRPr="00FC5695" w:rsidRDefault="00CC4BC4" w:rsidP="00FC5695">
      <w:pPr>
        <w:pStyle w:val="TOCTitle"/>
      </w:pPr>
      <w:r>
        <w:t>List of Tables</w:t>
      </w:r>
      <w:r w:rsidR="006C2A48">
        <w:t xml:space="preserve"> </w:t>
      </w:r>
    </w:p>
    <w:p w:rsidR="00713E0D" w:rsidRDefault="00E87CD5">
      <w:pPr>
        <w:pStyle w:val="TableofFigures"/>
        <w:tabs>
          <w:tab w:val="right" w:leader="dot" w:pos="8630"/>
        </w:tabs>
        <w:rPr>
          <w:rFonts w:asciiTheme="minorHAnsi" w:eastAsiaTheme="minorEastAsia" w:hAnsiTheme="minorHAnsi" w:cstheme="minorBidi"/>
          <w:noProof/>
          <w:sz w:val="22"/>
          <w:szCs w:val="22"/>
        </w:rPr>
      </w:pPr>
      <w:r>
        <w:fldChar w:fldCharType="begin"/>
      </w:r>
      <w:r w:rsidR="00FC5695">
        <w:instrText xml:space="preserve"> TOC \h \z \c "Table" </w:instrText>
      </w:r>
      <w:r>
        <w:fldChar w:fldCharType="separate"/>
      </w:r>
      <w:hyperlink w:anchor="_Toc260057443" w:history="1">
        <w:r w:rsidR="00713E0D" w:rsidRPr="003B7519">
          <w:rPr>
            <w:rStyle w:val="Hyperlink"/>
            <w:noProof/>
          </w:rPr>
          <w:t xml:space="preserve">Table 1: </w:t>
        </w:r>
        <w:r w:rsidR="00713E0D">
          <w:rPr>
            <w:rStyle w:val="Hyperlink"/>
            <w:noProof/>
          </w:rPr>
          <w:t>Project schedule</w:t>
        </w:r>
        <w:r w:rsidR="00713E0D">
          <w:rPr>
            <w:noProof/>
            <w:webHidden/>
          </w:rPr>
          <w:tab/>
        </w:r>
        <w:r>
          <w:rPr>
            <w:noProof/>
            <w:webHidden/>
          </w:rPr>
          <w:fldChar w:fldCharType="begin"/>
        </w:r>
        <w:r w:rsidR="00713E0D">
          <w:rPr>
            <w:noProof/>
            <w:webHidden/>
          </w:rPr>
          <w:instrText xml:space="preserve"> PAGEREF _Toc260057443 \h </w:instrText>
        </w:r>
        <w:r>
          <w:rPr>
            <w:noProof/>
            <w:webHidden/>
          </w:rPr>
        </w:r>
        <w:r>
          <w:rPr>
            <w:noProof/>
            <w:webHidden/>
          </w:rPr>
          <w:fldChar w:fldCharType="separate"/>
        </w:r>
        <w:r w:rsidR="00A47062">
          <w:rPr>
            <w:noProof/>
            <w:webHidden/>
          </w:rPr>
          <w:t>27</w:t>
        </w:r>
        <w:r>
          <w:rPr>
            <w:noProof/>
            <w:webHidden/>
          </w:rPr>
          <w:fldChar w:fldCharType="end"/>
        </w:r>
      </w:hyperlink>
    </w:p>
    <w:p w:rsidR="00713E0D" w:rsidRDefault="00E87CD5">
      <w:pPr>
        <w:pStyle w:val="TableofFigures"/>
        <w:tabs>
          <w:tab w:val="right" w:leader="dot" w:pos="8630"/>
        </w:tabs>
        <w:rPr>
          <w:rFonts w:asciiTheme="minorHAnsi" w:eastAsiaTheme="minorEastAsia" w:hAnsiTheme="minorHAnsi" w:cstheme="minorBidi"/>
          <w:noProof/>
          <w:sz w:val="22"/>
          <w:szCs w:val="22"/>
        </w:rPr>
      </w:pPr>
      <w:hyperlink w:anchor="_Toc260057444" w:history="1">
        <w:r w:rsidR="00713E0D" w:rsidRPr="003B7519">
          <w:rPr>
            <w:rStyle w:val="Hyperlink"/>
            <w:noProof/>
          </w:rPr>
          <w:t>Table 2: Project</w:t>
        </w:r>
        <w:r w:rsidR="00713E0D">
          <w:rPr>
            <w:rStyle w:val="Hyperlink"/>
            <w:noProof/>
          </w:rPr>
          <w:t xml:space="preserve"> Budget.</w:t>
        </w:r>
        <w:r w:rsidR="00713E0D">
          <w:rPr>
            <w:noProof/>
            <w:webHidden/>
          </w:rPr>
          <w:tab/>
        </w:r>
        <w:r>
          <w:rPr>
            <w:noProof/>
            <w:webHidden/>
          </w:rPr>
          <w:fldChar w:fldCharType="begin"/>
        </w:r>
        <w:r w:rsidR="00713E0D">
          <w:rPr>
            <w:noProof/>
            <w:webHidden/>
          </w:rPr>
          <w:instrText xml:space="preserve"> PAGEREF _Toc260057444 \h </w:instrText>
        </w:r>
        <w:r>
          <w:rPr>
            <w:noProof/>
            <w:webHidden/>
          </w:rPr>
        </w:r>
        <w:r>
          <w:rPr>
            <w:noProof/>
            <w:webHidden/>
          </w:rPr>
          <w:fldChar w:fldCharType="separate"/>
        </w:r>
        <w:r w:rsidR="00A47062">
          <w:rPr>
            <w:noProof/>
            <w:webHidden/>
          </w:rPr>
          <w:t>28</w:t>
        </w:r>
        <w:r>
          <w:rPr>
            <w:noProof/>
            <w:webHidden/>
          </w:rPr>
          <w:fldChar w:fldCharType="end"/>
        </w:r>
      </w:hyperlink>
    </w:p>
    <w:p w:rsidR="00996F6A" w:rsidRPr="00996F6A" w:rsidRDefault="00E87CD5" w:rsidP="00996F6A">
      <w:pPr>
        <w:pStyle w:val="BodyText"/>
      </w:pPr>
      <w:r>
        <w:fldChar w:fldCharType="end"/>
      </w:r>
    </w:p>
    <w:p w:rsidR="003D6FF9" w:rsidRDefault="003D6FF9" w:rsidP="003D6FF9">
      <w:pPr>
        <w:pStyle w:val="BodyText"/>
      </w:pPr>
    </w:p>
    <w:p w:rsidR="003D6FF9" w:rsidRPr="003D6FF9" w:rsidRDefault="003D6FF9" w:rsidP="003D6FF9">
      <w:pPr>
        <w:pStyle w:val="BodyText"/>
        <w:sectPr w:rsidR="003D6FF9" w:rsidRPr="003D6FF9">
          <w:headerReference w:type="even" r:id="rId8"/>
          <w:footerReference w:type="even" r:id="rId9"/>
          <w:footerReference w:type="default" r:id="rId10"/>
          <w:pgSz w:w="12240" w:h="15840" w:code="1"/>
          <w:pgMar w:top="1440" w:right="1800" w:bottom="1440" w:left="1800" w:header="720" w:footer="720" w:gutter="0"/>
          <w:pgNumType w:fmt="lowerRoman" w:start="1"/>
          <w:cols w:space="720"/>
          <w:titlePg/>
          <w:docGrid w:linePitch="360"/>
        </w:sectPr>
      </w:pPr>
    </w:p>
    <w:p w:rsidR="001C3887" w:rsidRDefault="001C3887" w:rsidP="006914AA">
      <w:pPr>
        <w:pStyle w:val="Heading1"/>
      </w:pPr>
      <w:bookmarkStart w:id="17" w:name="_Toc147722624"/>
      <w:bookmarkStart w:id="18" w:name="_Toc163632898"/>
      <w:bookmarkStart w:id="19" w:name="_Toc163635970"/>
      <w:bookmarkStart w:id="20" w:name="_Toc192491047"/>
      <w:bookmarkStart w:id="21" w:name="_Toc260057372"/>
      <w:r>
        <w:lastRenderedPageBreak/>
        <w:t>Background</w:t>
      </w:r>
      <w:bookmarkEnd w:id="15"/>
      <w:bookmarkEnd w:id="16"/>
      <w:bookmarkEnd w:id="17"/>
      <w:bookmarkEnd w:id="18"/>
      <w:bookmarkEnd w:id="19"/>
      <w:bookmarkEnd w:id="20"/>
      <w:bookmarkEnd w:id="21"/>
    </w:p>
    <w:p w:rsidR="00C95146" w:rsidRPr="00BA713C" w:rsidRDefault="00C95146" w:rsidP="00BA713C">
      <w:pPr>
        <w:pStyle w:val="BodyText"/>
      </w:pPr>
      <w:bookmarkStart w:id="22" w:name="_Toc147589845"/>
      <w:bookmarkStart w:id="23" w:name="_Toc147715010"/>
      <w:bookmarkStart w:id="24" w:name="_Toc147716128"/>
      <w:bookmarkStart w:id="25" w:name="_Toc147722640"/>
      <w:bookmarkStart w:id="26" w:name="_Toc163632914"/>
      <w:bookmarkStart w:id="27" w:name="_Toc163635986"/>
      <w:bookmarkStart w:id="28" w:name="_Toc192491063"/>
      <w:r w:rsidRPr="00BA713C">
        <w:t xml:space="preserve">The spread of infection and disease has been a focus of research for societies for centuries. Recent cases </w:t>
      </w:r>
      <w:r w:rsidR="00FC35AF" w:rsidRPr="00BA713C">
        <w:t xml:space="preserve">receiving international attention </w:t>
      </w:r>
      <w:r w:rsidRPr="00BA713C">
        <w:t>have involved the Avian flu, SARS and the H1N1 virus. The health and monetary cost of these illnesses are immense. By the end of 2009, the United States government spent over 6.15 billion dollars on</w:t>
      </w:r>
      <w:r w:rsidR="00325833" w:rsidRPr="00BA713C">
        <w:t xml:space="preserve"> H1N1 “swine flu” vaccinations</w:t>
      </w:r>
      <w:r w:rsidRPr="00BA713C">
        <w:t xml:space="preserve">. Computer modeling can provide a safe and inexpensive way to predict infection propagation and plan actions to mitigate outbreaks. The classic Susceptible-Infectious-Removed </w:t>
      </w:r>
      <w:r w:rsidR="00C7405F" w:rsidRPr="00BA713C">
        <w:t xml:space="preserve">(SIR) </w:t>
      </w:r>
      <w:r w:rsidRPr="00BA713C">
        <w:t>diffe</w:t>
      </w:r>
      <w:r w:rsidR="00F8136F" w:rsidRPr="00BA713C">
        <w:t>rential model was famously used by</w:t>
      </w:r>
      <w:r w:rsidRPr="00BA713C">
        <w:t xml:space="preserve"> Louis Past</w:t>
      </w:r>
      <w:r w:rsidR="00F8136F" w:rsidRPr="00BA713C">
        <w:t>eur t</w:t>
      </w:r>
      <w:r w:rsidR="00FC5695" w:rsidRPr="00BA713C">
        <w:t>o study small pox</w:t>
      </w:r>
      <w:r w:rsidRPr="00BA713C">
        <w:t xml:space="preserve">. A more recent development in modeling comes from multi-agent computing. This breaks down the population into many individual people, programmed as agents. Contrary to the top-down approach of the differential model, which models a system as a whole, a multi-agent simulation goes bottom-up and develops the system behavior from the interactions of all the agents within the system. This method extends naturally into epidemiology as the spread of many diseases is </w:t>
      </w:r>
      <w:r w:rsidR="00FC5695" w:rsidRPr="00BA713C">
        <w:t>dependent on human actions</w:t>
      </w:r>
      <w:r w:rsidRPr="00BA713C">
        <w:t>. Incorporating a graphical user interface</w:t>
      </w:r>
      <w:r w:rsidR="006C694B" w:rsidRPr="00BA713C">
        <w:t xml:space="preserve"> (GUI)</w:t>
      </w:r>
      <w:r w:rsidRPr="00BA713C">
        <w:t>, our approach will allow health officials with little programming experience to finely tune a simulation to match the interaction of a disease with a single individual, and, thanks to the dynamic behavior of agents, be able to reliably scale the p</w:t>
      </w:r>
      <w:r w:rsidR="00FC5695" w:rsidRPr="00BA713C">
        <w:t>opulation to model an outbreak</w:t>
      </w:r>
      <w:r w:rsidRPr="00BA713C">
        <w:t>. At the same time the model should provide some insight into the behavior of individuals during these events, something not possible with a system level model.</w:t>
      </w:r>
    </w:p>
    <w:p w:rsidR="001C3887" w:rsidRDefault="001C3887" w:rsidP="006914AA">
      <w:pPr>
        <w:pStyle w:val="Heading1"/>
      </w:pPr>
      <w:bookmarkStart w:id="29" w:name="_Toc260057373"/>
      <w:r>
        <w:t>Literature Review</w:t>
      </w:r>
      <w:bookmarkEnd w:id="22"/>
      <w:bookmarkEnd w:id="23"/>
      <w:bookmarkEnd w:id="24"/>
      <w:bookmarkEnd w:id="25"/>
      <w:bookmarkEnd w:id="26"/>
      <w:bookmarkEnd w:id="27"/>
      <w:bookmarkEnd w:id="28"/>
      <w:bookmarkEnd w:id="29"/>
    </w:p>
    <w:p w:rsidR="00C95146" w:rsidRPr="004F1DB2" w:rsidRDefault="00641902" w:rsidP="00BA713C">
      <w:pPr>
        <w:pStyle w:val="Heading2"/>
        <w:rPr>
          <w:szCs w:val="32"/>
        </w:rPr>
      </w:pPr>
      <w:bookmarkStart w:id="30" w:name="_Toc245808836"/>
      <w:bookmarkStart w:id="31" w:name="_Toc257748119"/>
      <w:bookmarkStart w:id="32" w:name="_Toc258497260"/>
      <w:bookmarkStart w:id="33" w:name="_Toc260057374"/>
      <w:bookmarkStart w:id="34" w:name="_Toc163632915"/>
      <w:bookmarkStart w:id="35" w:name="_Toc163635987"/>
      <w:bookmarkStart w:id="36" w:name="_Toc192491064"/>
      <w:r w:rsidRPr="00BA713C">
        <w:t>Susceptible</w:t>
      </w:r>
      <w:r>
        <w:t>-Infected-Removed (SIR)</w:t>
      </w:r>
      <w:r w:rsidR="00C95146" w:rsidRPr="004F1DB2">
        <w:t xml:space="preserve"> Model</w:t>
      </w:r>
      <w:bookmarkEnd w:id="30"/>
      <w:bookmarkEnd w:id="31"/>
      <w:bookmarkEnd w:id="32"/>
      <w:bookmarkEnd w:id="33"/>
    </w:p>
    <w:p w:rsidR="00880F96" w:rsidRPr="00186EAA" w:rsidRDefault="00142DB7" w:rsidP="00257005">
      <w:pPr>
        <w:pStyle w:val="BodyText"/>
      </w:pPr>
      <w:r w:rsidRPr="00257005">
        <w:t>The</w:t>
      </w:r>
      <w:r w:rsidRPr="00186EAA">
        <w:t xml:space="preserve"> SIR model is mathematically represented as a set of </w:t>
      </w:r>
      <w:r w:rsidR="00C95146" w:rsidRPr="00186EAA">
        <w:t xml:space="preserve">differential equations that model a population’s transition between </w:t>
      </w:r>
      <w:r w:rsidR="00F65994" w:rsidRPr="00186EAA">
        <w:t>different stages of an epidemic</w:t>
      </w:r>
      <w:sdt>
        <w:sdtPr>
          <w:id w:val="7593727"/>
          <w:citation/>
        </w:sdtPr>
        <w:sdtContent>
          <w:fldSimple w:instr=" CITATION Tassier05 \l 1033  ">
            <w:r w:rsidR="00E5234A" w:rsidRPr="00186EAA">
              <w:rPr>
                <w:noProof/>
              </w:rPr>
              <w:t xml:space="preserve"> (Tassier, 2005)</w:t>
            </w:r>
          </w:fldSimple>
        </w:sdtContent>
      </w:sdt>
      <w:r w:rsidR="00593C64" w:rsidRPr="00186EAA">
        <w:t xml:space="preserve"> .</w:t>
      </w:r>
      <w:r w:rsidRPr="00186EAA">
        <w:t xml:space="preserve"> </w:t>
      </w:r>
      <w:r w:rsidR="005301AD" w:rsidRPr="00186EAA">
        <w:t xml:space="preserve">These stages of an epidemic can be categorized into three distinct states: </w:t>
      </w:r>
      <w:r w:rsidR="00C95146" w:rsidRPr="00186EAA">
        <w:t>Susceptible, Infectious, and Removed, and comprises the state machine shown in Figure 1. The Susceptible</w:t>
      </w:r>
      <w:r w:rsidR="005301AD" w:rsidRPr="00186EAA">
        <w:t xml:space="preserve"> state represents</w:t>
      </w:r>
      <w:r w:rsidR="00C95146" w:rsidRPr="00186EAA">
        <w:t xml:space="preserve"> individual</w:t>
      </w:r>
      <w:r w:rsidR="005301AD" w:rsidRPr="00186EAA">
        <w:t>s</w:t>
      </w:r>
      <w:r w:rsidR="00C95146" w:rsidRPr="00186EAA">
        <w:t xml:space="preserve"> capable of becoming infected </w:t>
      </w:r>
      <w:r w:rsidR="005301AD" w:rsidRPr="00186EAA">
        <w:t>with</w:t>
      </w:r>
      <w:r w:rsidR="00C95146" w:rsidRPr="00186EAA">
        <w:t xml:space="preserve"> a virus. </w:t>
      </w:r>
      <w:r w:rsidR="005301AD" w:rsidRPr="00186EAA">
        <w:t>T</w:t>
      </w:r>
      <w:r w:rsidR="00C95146" w:rsidRPr="00186EAA">
        <w:t>he Infectious</w:t>
      </w:r>
      <w:r w:rsidR="005301AD" w:rsidRPr="00186EAA">
        <w:t xml:space="preserve"> state represents</w:t>
      </w:r>
      <w:r w:rsidR="00C95146" w:rsidRPr="00186EAA">
        <w:t xml:space="preserve"> individual </w:t>
      </w:r>
      <w:r w:rsidR="005301AD" w:rsidRPr="00186EAA">
        <w:t>exposed to the virus by which they experience symptoms. In addition they are also capable</w:t>
      </w:r>
      <w:r w:rsidR="00C95146" w:rsidRPr="00186EAA">
        <w:t xml:space="preserve"> of infecting other people. </w:t>
      </w:r>
      <w:r w:rsidR="005301AD" w:rsidRPr="00186EAA">
        <w:t>Finally</w:t>
      </w:r>
      <w:r w:rsidR="008A42FB" w:rsidRPr="00186EAA">
        <w:t>,</w:t>
      </w:r>
      <w:r w:rsidR="005301AD" w:rsidRPr="00186EAA">
        <w:t xml:space="preserve"> the</w:t>
      </w:r>
      <w:r w:rsidR="00C95146" w:rsidRPr="00186EAA">
        <w:t xml:space="preserve"> Removed state represents individuals </w:t>
      </w:r>
      <w:r w:rsidR="00880F96" w:rsidRPr="00186EAA">
        <w:t>that are unable to contract the disease. This includes individuals that have recovered from the illness and have developed a resistance to future infections. Collectively t</w:t>
      </w:r>
      <w:r w:rsidR="00C95146" w:rsidRPr="00186EAA">
        <w:t>hese three states e</w:t>
      </w:r>
      <w:r w:rsidR="00EE7466" w:rsidRPr="00186EAA">
        <w:t xml:space="preserve">ffectively form a Markov Chain, </w:t>
      </w:r>
      <w:r w:rsidR="008A42FB" w:rsidRPr="00186EAA">
        <w:t>in</w:t>
      </w:r>
      <w:r w:rsidR="00EE7466" w:rsidRPr="00186EAA">
        <w:t xml:space="preserve"> which the conditional probability distribution of the future state depends only upon the present state. </w:t>
      </w:r>
    </w:p>
    <w:p w:rsidR="009D4304" w:rsidRDefault="009D4304" w:rsidP="009D4304">
      <w:pPr>
        <w:pStyle w:val="BodyText"/>
        <w:spacing w:before="240" w:after="0"/>
        <w:jc w:val="center"/>
      </w:pPr>
      <w:r>
        <w:rPr>
          <w:noProof/>
        </w:rPr>
        <w:drawing>
          <wp:inline distT="0" distB="0" distL="0" distR="0">
            <wp:extent cx="3015651" cy="1035170"/>
            <wp:effectExtent l="38100" t="0" r="0" b="0"/>
            <wp:docPr id="4"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9D4304" w:rsidRDefault="009D4304" w:rsidP="009D4304">
      <w:pPr>
        <w:pStyle w:val="Caption"/>
      </w:pPr>
      <w:bookmarkStart w:id="37" w:name="_Ref260053842"/>
      <w:bookmarkStart w:id="38" w:name="_Toc260057417"/>
      <w:r w:rsidRPr="00A506A0">
        <w:t xml:space="preserve">Figure </w:t>
      </w:r>
      <w:fldSimple w:instr=" SEQ Figure \* ARABIC ">
        <w:r w:rsidR="00A47062">
          <w:rPr>
            <w:noProof/>
          </w:rPr>
          <w:t>1</w:t>
        </w:r>
      </w:fldSimple>
      <w:bookmarkEnd w:id="37"/>
      <w:r w:rsidRPr="00A506A0">
        <w:t>: State Diagram for SIR Population</w:t>
      </w:r>
      <w:bookmarkEnd w:id="38"/>
    </w:p>
    <w:p w:rsidR="00880F96" w:rsidRPr="00186EAA" w:rsidRDefault="00D2311E" w:rsidP="00257005">
      <w:pPr>
        <w:pStyle w:val="BodyText"/>
      </w:pPr>
      <w:r>
        <w:lastRenderedPageBreak/>
        <w:t xml:space="preserve">As outlined in Olinick, </w:t>
      </w:r>
      <w:r w:rsidR="008A42FB" w:rsidRPr="00186EAA">
        <w:t>The SIR model</w:t>
      </w:r>
      <w:r w:rsidR="005C788A" w:rsidRPr="00186EAA">
        <w:t xml:space="preserve"> </w:t>
      </w:r>
      <w:r w:rsidR="008A42FB" w:rsidRPr="00186EAA">
        <w:t xml:space="preserve">describes </w:t>
      </w:r>
      <w:r w:rsidR="005C788A" w:rsidRPr="00186EAA">
        <w:t>the transition between indiv</w:t>
      </w:r>
      <w:r w:rsidR="008A42FB" w:rsidRPr="00186EAA">
        <w:t>iduals from one state to another,</w:t>
      </w:r>
      <w:r w:rsidR="005C788A" w:rsidRPr="00186EAA">
        <w:t xml:space="preserve"> tabulated in terms of gains and losses. For example, if two agent</w:t>
      </w:r>
      <w:r w:rsidR="008A42FB" w:rsidRPr="00186EAA">
        <w:t>s</w:t>
      </w:r>
      <w:r w:rsidR="005C788A" w:rsidRPr="00186EAA">
        <w:t xml:space="preserve"> transition from the Susceptible to the Infectious state, then the Susceptible</w:t>
      </w:r>
      <w:r w:rsidR="00434183" w:rsidRPr="00186EAA">
        <w:t xml:space="preserve"> state </w:t>
      </w:r>
      <w:r w:rsidR="008A42FB" w:rsidRPr="00186EAA">
        <w:t>loses two agents</w:t>
      </w:r>
      <w:r w:rsidR="005C788A" w:rsidRPr="00186EAA">
        <w:t xml:space="preserve">, while the Infectious </w:t>
      </w:r>
      <w:r w:rsidR="008A42FB" w:rsidRPr="00186EAA">
        <w:t>gains</w:t>
      </w:r>
      <w:r w:rsidR="005C788A" w:rsidRPr="00186EAA">
        <w:t xml:space="preserve"> two</w:t>
      </w:r>
      <w:r w:rsidR="006856A0" w:rsidRPr="00186EAA">
        <w:t xml:space="preserve"> agent</w:t>
      </w:r>
      <w:r w:rsidR="00434183" w:rsidRPr="00186EAA">
        <w:t>s</w:t>
      </w:r>
      <w:r w:rsidR="006856A0" w:rsidRPr="00186EAA">
        <w:t xml:space="preserve">. If </w:t>
      </w:r>
      <m:oMath>
        <m:r>
          <m:rPr>
            <m:sty m:val="p"/>
          </m:rPr>
          <w:rPr>
            <w:rFonts w:ascii="Cambria Math" w:hAnsi="Cambria Math"/>
          </w:rPr>
          <m:t>Y(t)</m:t>
        </m:r>
      </m:oMath>
      <w:r w:rsidR="006856A0" w:rsidRPr="00186EAA">
        <w:t xml:space="preserve"> represents the number of individuals in one state at time t, then Gain-Loss represents the net change in the size of that state. </w:t>
      </w:r>
    </w:p>
    <w:p w:rsidR="006856A0" w:rsidRPr="00257005" w:rsidRDefault="00E87CD5" w:rsidP="00257005">
      <w:pPr>
        <w:pStyle w:val="BodyText"/>
      </w:pPr>
      <m:oMathPara>
        <m:oMath>
          <m:f>
            <m:fPr>
              <m:ctrlPr>
                <w:rPr>
                  <w:rFonts w:ascii="Cambria Math" w:hAnsi="Cambria Math"/>
                </w:rPr>
              </m:ctrlPr>
            </m:fPr>
            <m:num>
              <m:r>
                <w:rPr>
                  <w:rFonts w:ascii="Cambria Math" w:hAnsi="Cambria Math"/>
                </w:rPr>
                <m:t>dY</m:t>
              </m:r>
            </m:num>
            <m:den>
              <m:r>
                <w:rPr>
                  <w:rFonts w:ascii="Cambria Math" w:hAnsi="Cambria Math"/>
                </w:rPr>
                <m:t>dt</m:t>
              </m:r>
            </m:den>
          </m:f>
          <m:r>
            <m:rPr>
              <m:sty m:val="p"/>
            </m:rPr>
            <w:rPr>
              <w:rFonts w:ascii="Cambria Math" w:hAnsi="Cambria Math"/>
            </w:rPr>
            <m:t>=</m:t>
          </m:r>
          <m:r>
            <w:rPr>
              <w:rFonts w:ascii="Cambria Math" w:hAnsi="Cambria Math"/>
            </w:rPr>
            <m:t>Gain</m:t>
          </m:r>
          <m:r>
            <m:rPr>
              <m:sty m:val="p"/>
            </m:rPr>
            <w:rPr>
              <w:rFonts w:ascii="Cambria Math" w:hAnsi="Cambria Math"/>
            </w:rPr>
            <m:t>-</m:t>
          </m:r>
          <m:r>
            <w:rPr>
              <w:rFonts w:ascii="Cambria Math" w:hAnsi="Cambria Math"/>
            </w:rPr>
            <m:t>Loss</m:t>
          </m:r>
        </m:oMath>
      </m:oMathPara>
    </w:p>
    <w:p w:rsidR="00A71851" w:rsidRDefault="00A71851" w:rsidP="00257005">
      <w:pPr>
        <w:pStyle w:val="BodyText"/>
      </w:pPr>
      <w:r>
        <w:t xml:space="preserve">Using this methodology, </w:t>
      </w:r>
      <w:r w:rsidRPr="00257005">
        <w:t>differential</w:t>
      </w:r>
      <w:r>
        <w:t xml:space="preserve"> equation</w:t>
      </w:r>
      <w:r w:rsidR="008A42FB">
        <w:t>s</w:t>
      </w:r>
      <w:r>
        <w:t xml:space="preserve"> can be </w:t>
      </w:r>
      <w:r w:rsidR="008A42FB">
        <w:t>derived</w:t>
      </w:r>
      <w:r>
        <w:t xml:space="preserve"> to model the transition between</w:t>
      </w:r>
      <w:r w:rsidR="008A42FB">
        <w:t xml:space="preserve"> each</w:t>
      </w:r>
      <w:r w:rsidR="00434183">
        <w:t xml:space="preserve"> state as shown below</w:t>
      </w:r>
      <w:r>
        <w:t xml:space="preserve">.   </w:t>
      </w:r>
    </w:p>
    <w:p w:rsidR="00A71851" w:rsidRPr="00257005" w:rsidRDefault="00E87CD5" w:rsidP="00257005">
      <w:pPr>
        <w:pStyle w:val="BodyText"/>
      </w:pPr>
      <m:oMathPara>
        <m:oMath>
          <m:f>
            <m:fPr>
              <m:ctrlPr>
                <w:rPr>
                  <w:rFonts w:ascii="Cambria Math" w:hAnsi="Cambria Math"/>
                </w:rPr>
              </m:ctrlPr>
            </m:fPr>
            <m:num>
              <m:r>
                <w:rPr>
                  <w:rFonts w:ascii="Cambria Math" w:hAnsi="Cambria Math"/>
                </w:rPr>
                <m:t>dS</m:t>
              </m:r>
            </m:num>
            <m:den>
              <m:r>
                <w:rPr>
                  <w:rFonts w:ascii="Cambria Math" w:hAnsi="Cambria Math"/>
                </w:rPr>
                <m:t>dt</m:t>
              </m:r>
            </m:den>
          </m:f>
          <m:r>
            <m:rPr>
              <m:sty m:val="p"/>
            </m:rPr>
            <w:rPr>
              <w:rFonts w:ascii="Cambria Math" w:hAnsi="Cambria Math"/>
            </w:rPr>
            <m:t>=-</m:t>
          </m:r>
          <m:r>
            <w:rPr>
              <w:rFonts w:ascii="Cambria Math" w:hAnsi="Cambria Math"/>
            </w:rPr>
            <m:t>Loss</m:t>
          </m:r>
          <m:r>
            <m:rPr>
              <m:sty m:val="p"/>
            </m:rPr>
            <w:rPr>
              <w:rFonts w:ascii="Cambria Math" w:hAnsi="Cambria Math"/>
            </w:rPr>
            <m:t xml:space="preserve"> </m:t>
          </m:r>
          <m:r>
            <w:rPr>
              <w:rFonts w:ascii="Cambria Math" w:hAnsi="Cambria Math"/>
            </w:rPr>
            <m:t>in</m:t>
          </m:r>
          <m:r>
            <m:rPr>
              <m:sty m:val="p"/>
            </m:rPr>
            <w:rPr>
              <w:rFonts w:ascii="Cambria Math" w:hAnsi="Cambria Math"/>
            </w:rPr>
            <m:t xml:space="preserve"> </m:t>
          </m:r>
          <m:r>
            <w:rPr>
              <w:rFonts w:ascii="Cambria Math" w:hAnsi="Cambria Math"/>
            </w:rPr>
            <m:t>S</m:t>
          </m:r>
        </m:oMath>
      </m:oMathPara>
    </w:p>
    <w:p w:rsidR="00A71851" w:rsidRPr="00257005" w:rsidRDefault="00E87CD5" w:rsidP="00257005">
      <w:pPr>
        <w:pStyle w:val="BodyText"/>
      </w:pPr>
      <m:oMathPara>
        <m:oMath>
          <m:f>
            <m:fPr>
              <m:ctrlPr>
                <w:rPr>
                  <w:rFonts w:ascii="Cambria Math" w:hAnsi="Cambria Math"/>
                </w:rPr>
              </m:ctrlPr>
            </m:fPr>
            <m:num>
              <m:r>
                <w:rPr>
                  <w:rFonts w:ascii="Cambria Math" w:hAnsi="Cambria Math"/>
                </w:rPr>
                <m:t>dI</m:t>
              </m:r>
            </m:num>
            <m:den>
              <m:r>
                <w:rPr>
                  <w:rFonts w:ascii="Cambria Math" w:hAnsi="Cambria Math"/>
                </w:rPr>
                <m:t>dt</m:t>
              </m:r>
            </m:den>
          </m:f>
          <m:r>
            <m:rPr>
              <m:sty m:val="p"/>
            </m:rPr>
            <w:rPr>
              <w:rFonts w:ascii="Cambria Math" w:hAnsi="Cambria Math"/>
            </w:rPr>
            <m:t>=</m:t>
          </m:r>
          <m:r>
            <w:rPr>
              <w:rFonts w:ascii="Cambria Math" w:hAnsi="Cambria Math"/>
            </w:rPr>
            <m:t>Gain</m:t>
          </m:r>
          <m:r>
            <m:rPr>
              <m:sty m:val="p"/>
            </m:rPr>
            <w:rPr>
              <w:rFonts w:ascii="Cambria Math" w:hAnsi="Cambria Math"/>
            </w:rPr>
            <m:t xml:space="preserve"> </m:t>
          </m:r>
          <m:r>
            <w:rPr>
              <w:rFonts w:ascii="Cambria Math" w:hAnsi="Cambria Math"/>
            </w:rPr>
            <m:t>in</m:t>
          </m:r>
          <m:r>
            <m:rPr>
              <m:sty m:val="p"/>
            </m:rPr>
            <w:rPr>
              <w:rFonts w:ascii="Cambria Math" w:hAnsi="Cambria Math"/>
            </w:rPr>
            <m:t xml:space="preserve"> </m:t>
          </m:r>
          <m:r>
            <w:rPr>
              <w:rFonts w:ascii="Cambria Math" w:hAnsi="Cambria Math"/>
            </w:rPr>
            <m:t>I</m:t>
          </m:r>
          <m:r>
            <m:rPr>
              <m:sty m:val="p"/>
            </m:rPr>
            <w:rPr>
              <w:rFonts w:ascii="Cambria Math" w:hAnsi="Cambria Math"/>
            </w:rPr>
            <m:t>-</m:t>
          </m:r>
          <m:r>
            <w:rPr>
              <w:rFonts w:ascii="Cambria Math" w:hAnsi="Cambria Math"/>
            </w:rPr>
            <m:t>Loss</m:t>
          </m:r>
          <m:r>
            <m:rPr>
              <m:sty m:val="p"/>
            </m:rPr>
            <w:rPr>
              <w:rFonts w:ascii="Cambria Math" w:hAnsi="Cambria Math"/>
            </w:rPr>
            <m:t xml:space="preserve"> </m:t>
          </m:r>
          <m:r>
            <w:rPr>
              <w:rFonts w:ascii="Cambria Math" w:hAnsi="Cambria Math"/>
            </w:rPr>
            <m:t>in</m:t>
          </m:r>
          <m:r>
            <m:rPr>
              <m:sty m:val="p"/>
            </m:rPr>
            <w:rPr>
              <w:rFonts w:ascii="Cambria Math" w:hAnsi="Cambria Math"/>
            </w:rPr>
            <m:t xml:space="preserve"> </m:t>
          </m:r>
          <m:r>
            <w:rPr>
              <w:rFonts w:ascii="Cambria Math" w:hAnsi="Cambria Math"/>
            </w:rPr>
            <m:t>I</m:t>
          </m:r>
        </m:oMath>
      </m:oMathPara>
    </w:p>
    <w:p w:rsidR="00A71851" w:rsidRPr="00257005" w:rsidRDefault="00E87CD5" w:rsidP="00257005">
      <w:pPr>
        <w:pStyle w:val="BodyText"/>
      </w:pPr>
      <m:oMathPara>
        <m:oMath>
          <m:f>
            <m:fPr>
              <m:ctrlPr>
                <w:rPr>
                  <w:rFonts w:ascii="Cambria Math" w:hAnsi="Cambria Math"/>
                </w:rPr>
              </m:ctrlPr>
            </m:fPr>
            <m:num>
              <m:r>
                <w:rPr>
                  <w:rFonts w:ascii="Cambria Math" w:hAnsi="Cambria Math"/>
                </w:rPr>
                <m:t>dR</m:t>
              </m:r>
            </m:num>
            <m:den>
              <m:r>
                <w:rPr>
                  <w:rFonts w:ascii="Cambria Math" w:hAnsi="Cambria Math"/>
                </w:rPr>
                <m:t>dt</m:t>
              </m:r>
            </m:den>
          </m:f>
          <m:r>
            <m:rPr>
              <m:sty m:val="p"/>
            </m:rPr>
            <w:rPr>
              <w:rFonts w:ascii="Cambria Math" w:hAnsi="Cambria Math"/>
            </w:rPr>
            <m:t>=</m:t>
          </m:r>
          <m:r>
            <w:rPr>
              <w:rFonts w:ascii="Cambria Math" w:hAnsi="Cambria Math"/>
            </w:rPr>
            <m:t>Gain</m:t>
          </m:r>
          <m:r>
            <m:rPr>
              <m:sty m:val="p"/>
            </m:rPr>
            <w:rPr>
              <w:rFonts w:ascii="Cambria Math" w:hAnsi="Cambria Math"/>
            </w:rPr>
            <m:t xml:space="preserve"> </m:t>
          </m:r>
          <m:r>
            <w:rPr>
              <w:rFonts w:ascii="Cambria Math" w:hAnsi="Cambria Math"/>
            </w:rPr>
            <m:t>in</m:t>
          </m:r>
          <m:r>
            <m:rPr>
              <m:sty m:val="p"/>
            </m:rPr>
            <w:rPr>
              <w:rFonts w:ascii="Cambria Math" w:hAnsi="Cambria Math"/>
            </w:rPr>
            <m:t xml:space="preserve"> </m:t>
          </m:r>
          <m:r>
            <w:rPr>
              <w:rFonts w:ascii="Cambria Math" w:hAnsi="Cambria Math"/>
            </w:rPr>
            <m:t>R</m:t>
          </m:r>
        </m:oMath>
      </m:oMathPara>
    </w:p>
    <w:p w:rsidR="009F7A4C" w:rsidRPr="00186EAA" w:rsidRDefault="00A71851" w:rsidP="00257005">
      <w:pPr>
        <w:pStyle w:val="BodyText"/>
      </w:pPr>
      <w:r w:rsidRPr="00186EAA">
        <w:t>It is important to note</w:t>
      </w:r>
      <w:r w:rsidR="00E61639" w:rsidRPr="00186EAA">
        <w:t xml:space="preserve"> that </w:t>
      </w:r>
      <w:r w:rsidR="00F1064D" w:rsidRPr="00186EAA">
        <w:t xml:space="preserve">the gain </w:t>
      </w:r>
      <w:r w:rsidR="00F1064D" w:rsidRPr="00257005">
        <w:t>for</w:t>
      </w:r>
      <w:r w:rsidR="00F1064D" w:rsidRPr="00186EAA">
        <w:t xml:space="preserve"> the </w:t>
      </w:r>
      <w:r w:rsidR="00434183" w:rsidRPr="00186EAA">
        <w:t>S</w:t>
      </w:r>
      <w:r w:rsidR="009F7A4C" w:rsidRPr="00186EAA">
        <w:t>usceptible</w:t>
      </w:r>
      <w:r w:rsidR="00E61639" w:rsidRPr="00186EAA">
        <w:t xml:space="preserve"> state and</w:t>
      </w:r>
      <w:r w:rsidR="00F1064D" w:rsidRPr="00186EAA">
        <w:t xml:space="preserve"> loss</w:t>
      </w:r>
      <w:r w:rsidR="00E61639" w:rsidRPr="00186EAA">
        <w:t xml:space="preserve"> for the Removed state</w:t>
      </w:r>
      <w:r w:rsidR="00F1064D" w:rsidRPr="00186EAA">
        <w:t xml:space="preserve"> cannot possibly exist</w:t>
      </w:r>
      <w:r w:rsidR="00E61639" w:rsidRPr="00186EAA">
        <w:t>.</w:t>
      </w:r>
      <w:r w:rsidR="00F1064D" w:rsidRPr="00186EAA">
        <w:t xml:space="preserve"> For example, an individual cannot become Susceptible if currently in another state</w:t>
      </w:r>
      <w:r w:rsidR="009F7A4C" w:rsidRPr="00186EAA">
        <w:t>, and once an individual is removed it cannot leave that state.</w:t>
      </w:r>
    </w:p>
    <w:p w:rsidR="00D27B38" w:rsidRDefault="00EC20EB" w:rsidP="00257005">
      <w:pPr>
        <w:pStyle w:val="BodyText"/>
      </w:pPr>
      <w:r w:rsidRPr="00186EAA">
        <w:t>Another factor which affects the model is the concept of a sub-population within each state. When a susceptible individual come</w:t>
      </w:r>
      <w:r w:rsidR="009F1BBE" w:rsidRPr="00186EAA">
        <w:t>s</w:t>
      </w:r>
      <w:r w:rsidRPr="00186EAA">
        <w:t xml:space="preserve"> within reasonable proximity of an infected individual it can be assumed that the individual will become infected.</w:t>
      </w:r>
      <w:r w:rsidR="00392670" w:rsidRPr="00186EAA">
        <w:t xml:space="preserve"> However, not all of the susceptible individuals will be within a reasonable distance of infected individuals. Therefore</w:t>
      </w:r>
      <w:r w:rsidR="009F1BBE" w:rsidRPr="00186EAA">
        <w:t>,</w:t>
      </w:r>
      <w:r w:rsidR="00392670" w:rsidRPr="00186EAA">
        <w:t xml:space="preserve"> probability becomes an important factor in spread of diseases. For example, if there is a large number of susceptible individuals then the probability of an interaction increases, which in turn increases the spread of disease. In addition, given that not all interaction</w:t>
      </w:r>
      <w:r w:rsidR="00D27B38" w:rsidRPr="00186EAA">
        <w:t>s</w:t>
      </w:r>
      <w:r w:rsidR="00392670" w:rsidRPr="00186EAA">
        <w:t xml:space="preserve"> result in transmission of the disease, </w:t>
      </w:r>
      <w:r w:rsidR="00D27B38" w:rsidRPr="00186EAA">
        <w:t>the variable γ can be used to represent the probability that an interaction occur</w:t>
      </w:r>
      <w:r w:rsidR="009F1BBE" w:rsidRPr="00186EAA">
        <w:t>s and that the disease</w:t>
      </w:r>
      <w:r w:rsidR="00D27B38" w:rsidRPr="00186EAA">
        <w:t xml:space="preserve"> is transmitted. </w:t>
      </w:r>
      <w:r w:rsidR="009F7A4C" w:rsidRPr="00186EAA">
        <w:t xml:space="preserve">In order to make </w:t>
      </w:r>
      <w:r w:rsidR="00D27B38" w:rsidRPr="00186EAA">
        <w:t>the</w:t>
      </w:r>
      <w:r w:rsidR="009F7A4C" w:rsidRPr="00186EAA">
        <w:t xml:space="preserve"> differential equations more dynamic and realistic</w:t>
      </w:r>
      <w:r w:rsidR="009F1BBE" w:rsidRPr="00186EAA">
        <w:t>,</w:t>
      </w:r>
      <w:r w:rsidR="009F7A4C" w:rsidRPr="00186EAA">
        <w:t xml:space="preserve"> </w:t>
      </w:r>
      <w:r w:rsidR="00F1064D" w:rsidRPr="00186EAA">
        <w:t xml:space="preserve">the rate of recovery β, and the rate of transmission </w:t>
      </w:r>
      <m:oMath>
        <m:r>
          <m:rPr>
            <m:sty m:val="p"/>
          </m:rPr>
          <w:rPr>
            <w:rFonts w:ascii="Cambria Math" w:hAnsi="Cambria Math"/>
          </w:rPr>
          <m:t>γ</m:t>
        </m:r>
      </m:oMath>
      <w:r w:rsidR="00F1064D" w:rsidRPr="00186EAA">
        <w:t xml:space="preserve"> </w:t>
      </w:r>
      <w:r w:rsidR="009F1BBE" w:rsidRPr="00186EAA">
        <w:t>are</w:t>
      </w:r>
      <w:r w:rsidR="00F1064D" w:rsidRPr="00186EAA">
        <w:t xml:space="preserve"> incorporated</w:t>
      </w:r>
      <w:r w:rsidR="00434183" w:rsidRPr="00186EAA">
        <w:t xml:space="preserve"> into the differential equations</w:t>
      </w:r>
      <w:r w:rsidR="00F1064D" w:rsidRPr="00186EAA">
        <w:t xml:space="preserve">. The rate of recovery </w:t>
      </w:r>
      <w:r w:rsidR="009F7A4C" w:rsidRPr="00186EAA">
        <w:t>can be estimated as</w:t>
      </w:r>
      <m:oMath>
        <m:r>
          <m:rPr>
            <m:sty m:val="p"/>
          </m:rPr>
          <w:rPr>
            <w:rFonts w:ascii="Cambria Math" w:hAnsi="Cambria Math"/>
          </w:rPr>
          <m:t xml:space="preserve"> β=</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oMath>
      <w:r w:rsidR="00434183" w:rsidRPr="00186EAA">
        <w:t>, in which</w:t>
      </w:r>
      <w:r w:rsidR="009F7A4C" w:rsidRPr="00186EAA">
        <w:t xml:space="preserve"> k represents the infectious period</w:t>
      </w:r>
      <w:r w:rsidR="009F7A4C">
        <w:t xml:space="preserve">. </w:t>
      </w:r>
    </w:p>
    <w:p w:rsidR="00D27B38" w:rsidRPr="00257005" w:rsidRDefault="00E87CD5" w:rsidP="00257005">
      <w:pPr>
        <w:pStyle w:val="BodyText"/>
      </w:pPr>
      <m:oMathPara>
        <m:oMath>
          <m:f>
            <m:fPr>
              <m:ctrlPr>
                <w:rPr>
                  <w:rFonts w:ascii="Cambria Math" w:hAnsi="Cambria Math"/>
                </w:rPr>
              </m:ctrlPr>
            </m:fPr>
            <m:num>
              <m:r>
                <w:rPr>
                  <w:rFonts w:ascii="Cambria Math" w:hAnsi="Cambria Math"/>
                </w:rPr>
                <m:t>dS</m:t>
              </m:r>
            </m:num>
            <m:den>
              <m:r>
                <w:rPr>
                  <w:rFonts w:ascii="Cambria Math" w:hAnsi="Cambria Math"/>
                </w:rPr>
                <m:t>dt</m:t>
              </m:r>
            </m:den>
          </m:f>
          <m:r>
            <m:rPr>
              <m:sty m:val="p"/>
            </m:rPr>
            <w:rPr>
              <w:rFonts w:ascii="Cambria Math" w:hAnsi="Cambria Math"/>
            </w:rPr>
            <m:t>=-</m:t>
          </m:r>
          <m:r>
            <w:rPr>
              <w:rFonts w:ascii="Cambria Math" w:hAnsi="Cambria Math"/>
            </w:rPr>
            <m:t>γ</m:t>
          </m:r>
          <m:r>
            <m:rPr>
              <m:sty m:val="p"/>
            </m:rPr>
            <w:rPr>
              <w:rFonts w:ascii="Cambria Math" w:hAnsi="Cambria Math"/>
            </w:rPr>
            <m:t xml:space="preserve"> </m:t>
          </m:r>
          <m:r>
            <w:rPr>
              <w:rFonts w:ascii="Cambria Math" w:hAnsi="Cambria Math"/>
            </w:rPr>
            <m:t>S</m:t>
          </m:r>
          <m:r>
            <m:rPr>
              <m:sty m:val="p"/>
            </m:rPr>
            <w:rPr>
              <w:rFonts w:ascii="Cambria Math" w:hAnsi="Cambria Math"/>
            </w:rPr>
            <m:t>∙</m:t>
          </m:r>
          <m:r>
            <w:rPr>
              <w:rFonts w:ascii="Cambria Math" w:hAnsi="Cambria Math"/>
            </w:rPr>
            <m:t>I</m:t>
          </m:r>
        </m:oMath>
      </m:oMathPara>
    </w:p>
    <w:p w:rsidR="00D27B38" w:rsidRPr="00257005" w:rsidRDefault="00E87CD5" w:rsidP="00257005">
      <w:pPr>
        <w:pStyle w:val="BodyText"/>
      </w:pPr>
      <m:oMathPara>
        <m:oMath>
          <m:f>
            <m:fPr>
              <m:ctrlPr>
                <w:rPr>
                  <w:rFonts w:ascii="Cambria Math" w:hAnsi="Cambria Math"/>
                </w:rPr>
              </m:ctrlPr>
            </m:fPr>
            <m:num>
              <m:r>
                <w:rPr>
                  <w:rFonts w:ascii="Cambria Math" w:hAnsi="Cambria Math"/>
                </w:rPr>
                <m:t>dI</m:t>
              </m:r>
            </m:num>
            <m:den>
              <m:r>
                <w:rPr>
                  <w:rFonts w:ascii="Cambria Math" w:hAnsi="Cambria Math"/>
                </w:rPr>
                <m:t>dt</m:t>
              </m:r>
            </m:den>
          </m:f>
          <m:r>
            <m:rPr>
              <m:sty m:val="p"/>
            </m:rPr>
            <w:rPr>
              <w:rFonts w:ascii="Cambria Math" w:hAnsi="Cambria Math"/>
            </w:rPr>
            <m:t>=</m:t>
          </m:r>
          <m:r>
            <w:rPr>
              <w:rFonts w:ascii="Cambria Math" w:hAnsi="Cambria Math"/>
            </w:rPr>
            <m:t>γ</m:t>
          </m:r>
          <m:r>
            <m:rPr>
              <m:sty m:val="p"/>
            </m:rPr>
            <w:rPr>
              <w:rFonts w:ascii="Cambria Math" w:hAnsi="Cambria Math"/>
            </w:rPr>
            <m:t xml:space="preserve"> </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I</m:t>
          </m:r>
        </m:oMath>
      </m:oMathPara>
    </w:p>
    <w:p w:rsidR="00D27B38" w:rsidRPr="00257005" w:rsidRDefault="00E87CD5" w:rsidP="00257005">
      <w:pPr>
        <w:pStyle w:val="BodyText"/>
      </w:pPr>
      <m:oMathPara>
        <m:oMath>
          <m:f>
            <m:fPr>
              <m:ctrlPr>
                <w:rPr>
                  <w:rFonts w:ascii="Cambria Math" w:hAnsi="Cambria Math"/>
                </w:rPr>
              </m:ctrlPr>
            </m:fPr>
            <m:num>
              <m:r>
                <w:rPr>
                  <w:rFonts w:ascii="Cambria Math" w:hAnsi="Cambria Math"/>
                </w:rPr>
                <m:t>dR</m:t>
              </m:r>
            </m:num>
            <m:den>
              <m:r>
                <w:rPr>
                  <w:rFonts w:ascii="Cambria Math" w:hAnsi="Cambria Math"/>
                </w:rPr>
                <m:t>dt</m:t>
              </m:r>
            </m:den>
          </m:f>
          <m:r>
            <m:rPr>
              <m:sty m:val="p"/>
            </m:rPr>
            <w:rPr>
              <w:rFonts w:ascii="Cambria Math" w:hAnsi="Cambria Math"/>
            </w:rPr>
            <m:t>=-</m:t>
          </m:r>
          <m:r>
            <w:rPr>
              <w:rFonts w:ascii="Cambria Math" w:hAnsi="Cambria Math"/>
            </w:rPr>
            <m:t>βS</m:t>
          </m:r>
          <m:r>
            <m:rPr>
              <m:sty m:val="p"/>
            </m:rPr>
            <w:rPr>
              <w:rFonts w:ascii="Cambria Math" w:hAnsi="Cambria Math"/>
            </w:rPr>
            <m:t>∙</m:t>
          </m:r>
          <m:r>
            <w:rPr>
              <w:rFonts w:ascii="Cambria Math" w:hAnsi="Cambria Math"/>
            </w:rPr>
            <m:t/>
          </m:r>
          <m:r>
            <m:rPr>
              <m:sty m:val="p"/>
            </m:rPr>
            <w:rPr>
              <w:rStyle w:val="CommentReference"/>
            </w:rPr>
            <w:commentReference w:id="39"/>
          </m:r>
          <m:r>
            <w:rPr>
              <w:rFonts w:ascii="Cambria Math" w:hAnsi="Cambria Math"/>
            </w:rPr>
            <m:t/>
          </m:r>
        </m:oMath>
      </m:oMathPara>
    </w:p>
    <w:p w:rsidR="009D2D65" w:rsidRPr="00257005" w:rsidRDefault="009D2D65" w:rsidP="00257005">
      <w:pPr>
        <w:pStyle w:val="BodyText"/>
      </w:pPr>
      <w:r w:rsidRPr="00257005">
        <w:t xml:space="preserve">From a mathematical analysis  </w:t>
      </w:r>
      <m:oMath>
        <m:r>
          <w:rPr>
            <w:rFonts w:ascii="Cambria Math" w:hAnsi="Cambria Math"/>
          </w:rPr>
          <m:t>S</m:t>
        </m:r>
        <m:r>
          <m:rPr>
            <m:sty m:val="p"/>
          </m:rPr>
          <w:rPr>
            <w:rFonts w:ascii="Cambria Math" w:hAnsi="Cambria Math"/>
          </w:rPr>
          <m:t>&gt;</m:t>
        </m:r>
        <m:f>
          <m:fPr>
            <m:ctrlPr>
              <w:rPr>
                <w:rFonts w:ascii="Cambria Math" w:hAnsi="Cambria Math"/>
              </w:rPr>
            </m:ctrlPr>
          </m:fPr>
          <m:num>
            <m:r>
              <w:rPr>
                <w:rFonts w:ascii="Cambria Math" w:hAnsi="Cambria Math"/>
              </w:rPr>
              <m:t>β</m:t>
            </m:r>
          </m:num>
          <m:den>
            <m:r>
              <w:rPr>
                <w:rFonts w:ascii="Cambria Math" w:hAnsi="Cambria Math"/>
              </w:rPr>
              <m:t>γ</m:t>
            </m:r>
          </m:den>
        </m:f>
      </m:oMath>
      <w:r w:rsidRPr="00257005">
        <w:t xml:space="preserve"> </w:t>
      </w:r>
      <w:r w:rsidR="00434183" w:rsidRPr="00257005">
        <w:t xml:space="preserve">which </w:t>
      </w:r>
      <w:r w:rsidR="008D3C9A" w:rsidRPr="00257005">
        <w:t>can be derived given the condition (</w:t>
      </w:r>
      <m:oMath>
        <m:r>
          <w:rPr>
            <w:rFonts w:ascii="Cambria Math" w:hAnsi="Cambria Math"/>
          </w:rPr>
          <m:t>γ</m:t>
        </m:r>
        <m:r>
          <m:rPr>
            <m:sty m:val="p"/>
          </m:rPr>
          <w:rPr>
            <w:rFonts w:ascii="Cambria Math" w:hAnsi="Cambria Math"/>
          </w:rPr>
          <m:t xml:space="preserve"> </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I</m:t>
        </m:r>
      </m:oMath>
      <w:r w:rsidR="008D3C9A" w:rsidRPr="00257005">
        <w:t xml:space="preserve">) &gt; 0 and </w:t>
      </w:r>
      <w:r w:rsidR="00434183" w:rsidRPr="00257005">
        <w:t>given that S</w:t>
      </w:r>
      <w:r w:rsidR="008D3C9A" w:rsidRPr="00257005">
        <w:t xml:space="preserve"> and I are always positive numbers.</w:t>
      </w:r>
      <w:r w:rsidRPr="00257005">
        <w:t xml:space="preserve"> Essentially</w:t>
      </w:r>
      <w:r w:rsidR="009F1BBE" w:rsidRPr="00257005">
        <w:t>,</w:t>
      </w:r>
      <w:r w:rsidRPr="00257005">
        <w:t xml:space="preserve"> whenever the number of </w:t>
      </w:r>
      <w:r w:rsidR="00434183" w:rsidRPr="00257005">
        <w:t>s</w:t>
      </w:r>
      <w:r w:rsidRPr="00257005">
        <w:t xml:space="preserve">usceptible is less than the ratio  </w:t>
      </w:r>
      <m:oMath>
        <m:f>
          <m:fPr>
            <m:ctrlPr>
              <w:rPr>
                <w:rFonts w:ascii="Cambria Math" w:hAnsi="Cambria Math"/>
              </w:rPr>
            </m:ctrlPr>
          </m:fPr>
          <m:num>
            <m:r>
              <w:rPr>
                <w:rFonts w:ascii="Cambria Math" w:hAnsi="Cambria Math"/>
              </w:rPr>
              <m:t>β</m:t>
            </m:r>
          </m:num>
          <m:den>
            <m:r>
              <w:rPr>
                <w:rFonts w:ascii="Cambria Math" w:hAnsi="Cambria Math"/>
              </w:rPr>
              <m:t>γ</m:t>
            </m:r>
          </m:den>
        </m:f>
      </m:oMath>
      <w:r w:rsidRPr="00257005">
        <w:t xml:space="preserve"> , the number of </w:t>
      </w:r>
      <w:r w:rsidR="00434183" w:rsidRPr="00257005">
        <w:t>infected</w:t>
      </w:r>
      <w:r w:rsidRPr="00257005">
        <w:t xml:space="preserve"> individuals will decrease. This is the most fundamental relationship from the SIR model. Therefore the </w:t>
      </w:r>
      <w:r w:rsidRPr="00257005">
        <w:lastRenderedPageBreak/>
        <w:t>most vital parameters are</w:t>
      </w:r>
      <m:oMath>
        <m:sSub>
          <m:sSubPr>
            <m:ctrlPr>
              <w:rPr>
                <w:rFonts w:ascii="Cambria Math" w:hAnsi="Cambria Math"/>
              </w:rPr>
            </m:ctrlPr>
          </m:sSubPr>
          <m:e>
            <m:r>
              <m:rPr>
                <m:sty m:val="p"/>
              </m:rPr>
              <w:rPr>
                <w:rFonts w:ascii="Cambria Math" w:hAnsi="Cambria Math"/>
              </w:rPr>
              <m:t xml:space="preserve"> </m:t>
            </m:r>
            <m:r>
              <w:rPr>
                <w:rFonts w:ascii="Cambria Math" w:hAnsi="Cambria Math"/>
              </w:rPr>
              <m:t>S</m:t>
            </m:r>
          </m:e>
          <m:sub>
            <m:r>
              <m:rPr>
                <m:sty m:val="p"/>
              </m:rPr>
              <w:rPr>
                <w:rFonts w:ascii="Cambria Math" w:hAnsi="Cambria Math"/>
              </w:rPr>
              <m:t>0</m:t>
            </m:r>
          </m:sub>
        </m:sSub>
      </m:oMath>
      <w:r w:rsidRPr="00257005">
        <w:t xml:space="preserve">, </w:t>
      </w:r>
      <m:oMath>
        <m:r>
          <w:rPr>
            <w:rFonts w:ascii="Cambria Math" w:hAnsi="Cambria Math"/>
          </w:rPr>
          <m:t>β</m:t>
        </m:r>
      </m:oMath>
      <w:r w:rsidRPr="00257005">
        <w:t xml:space="preserve"> and γ, and in order to reduce the spread of the </w:t>
      </w:r>
      <w:r w:rsidR="008D3C9A" w:rsidRPr="00257005">
        <w:t>disease</w:t>
      </w:r>
      <m:oMath>
        <m:r>
          <m:rPr>
            <m:sty m:val="p"/>
          </m:rPr>
          <w:rPr>
            <w:rFonts w:ascii="Cambria Math" w:hAnsi="Cambria Math"/>
          </w:rPr>
          <m:t xml:space="preserve"> </m:t>
        </m:r>
        <m:r>
          <w:rPr>
            <w:rFonts w:ascii="Cambria Math" w:hAnsi="Cambria Math"/>
          </w:rPr>
          <m:t>S</m:t>
        </m:r>
        <m:r>
          <m:rPr>
            <m:sty m:val="p"/>
          </m:rPr>
          <w:rPr>
            <w:rFonts w:ascii="Cambria Math" w:hAnsi="Cambria Math"/>
          </w:rPr>
          <m:t>&lt;</m:t>
        </m:r>
        <m:f>
          <m:fPr>
            <m:ctrlPr>
              <w:rPr>
                <w:rFonts w:ascii="Cambria Math" w:hAnsi="Cambria Math"/>
              </w:rPr>
            </m:ctrlPr>
          </m:fPr>
          <m:num>
            <m:r>
              <w:rPr>
                <w:rFonts w:ascii="Cambria Math" w:hAnsi="Cambria Math"/>
              </w:rPr>
              <m:t>β</m:t>
            </m:r>
          </m:num>
          <m:den>
            <m:r>
              <w:rPr>
                <w:rFonts w:ascii="Cambria Math" w:hAnsi="Cambria Math"/>
              </w:rPr>
              <m:t>γ</m:t>
            </m:r>
          </m:den>
        </m:f>
      </m:oMath>
      <w:r w:rsidR="008D3C9A" w:rsidRPr="00257005">
        <w:t xml:space="preserve">. </w:t>
      </w:r>
      <w:sdt>
        <w:sdtPr>
          <w:id w:val="169356621"/>
          <w:citation/>
        </w:sdtPr>
        <w:sdtContent>
          <w:fldSimple w:instr=" CITATION Oli78 \l 1033 ">
            <w:r w:rsidR="00E5234A" w:rsidRPr="00257005">
              <w:t>(Olinick, 1978)</w:t>
            </w:r>
          </w:fldSimple>
        </w:sdtContent>
      </w:sdt>
    </w:p>
    <w:p w:rsidR="00C95146" w:rsidRPr="00257005" w:rsidRDefault="00E3313D" w:rsidP="00257005">
      <w:pPr>
        <w:pStyle w:val="BodyText"/>
      </w:pPr>
      <w:r w:rsidRPr="00257005">
        <w:t xml:space="preserve">Another example of a similar epidemiology model is the </w:t>
      </w:r>
      <w:r w:rsidR="00C95146" w:rsidRPr="00257005">
        <w:t xml:space="preserve">Susceptible, Infectious and Susceptible </w:t>
      </w:r>
      <w:r w:rsidR="009F1BBE" w:rsidRPr="00257005">
        <w:t>(SIS) model</w:t>
      </w:r>
      <w:r w:rsidR="00C95146" w:rsidRPr="00257005">
        <w:t xml:space="preserve">. </w:t>
      </w:r>
      <w:r w:rsidR="00E32B7C" w:rsidRPr="00257005">
        <w:t>In</w:t>
      </w:r>
      <w:r w:rsidR="00C95146" w:rsidRPr="00257005">
        <w:t xml:space="preserve"> this configuration, the population does not d</w:t>
      </w:r>
      <w:r w:rsidRPr="00257005">
        <w:t xml:space="preserve">evelop a resistance to disease and therefore </w:t>
      </w:r>
      <w:r w:rsidR="00C95146" w:rsidRPr="00257005">
        <w:t>the system oscillates between two states. A very simple example of the</w:t>
      </w:r>
      <w:r w:rsidR="00E32B7C" w:rsidRPr="00257005">
        <w:t xml:space="preserve"> SIS model is the common cold. The c</w:t>
      </w:r>
      <w:r w:rsidR="00C95146" w:rsidRPr="00257005">
        <w:t xml:space="preserve">ommon cold does not give lengthy permanent resistance </w:t>
      </w:r>
      <w:sdt>
        <w:sdtPr>
          <w:id w:val="7593730"/>
          <w:citation/>
        </w:sdtPr>
        <w:sdtContent>
          <w:fldSimple w:instr=" CITATION Dun \l 1033 ">
            <w:r w:rsidR="00E5234A" w:rsidRPr="00257005">
              <w:t>(Dunham, 2005)</w:t>
            </w:r>
          </w:fldSimple>
        </w:sdtContent>
      </w:sdt>
      <w:r w:rsidR="00C95146" w:rsidRPr="00257005">
        <w:t xml:space="preserve">. </w:t>
      </w:r>
      <w:r w:rsidR="00E32B7C" w:rsidRPr="00257005">
        <w:t>The</w:t>
      </w:r>
      <w:r w:rsidR="00C95146" w:rsidRPr="00257005">
        <w:t xml:space="preserve"> SEIR model </w:t>
      </w:r>
      <w:r w:rsidR="00E32B7C" w:rsidRPr="00257005">
        <w:t>adds an</w:t>
      </w:r>
      <w:r w:rsidR="00C95146" w:rsidRPr="00257005">
        <w:t xml:space="preserve"> intermediate state</w:t>
      </w:r>
      <w:r w:rsidR="00E32B7C" w:rsidRPr="00257005">
        <w:t xml:space="preserve"> to the SIR model</w:t>
      </w:r>
      <w:r w:rsidR="00C95146" w:rsidRPr="00257005">
        <w:t xml:space="preserve">, where an individual has been exposed to a virus and is contagious, but is not experiencing any symptoms. As the virus takes effect, the individual moves into the </w:t>
      </w:r>
      <w:r w:rsidRPr="00257005">
        <w:t>I</w:t>
      </w:r>
      <w:r w:rsidR="00C95146" w:rsidRPr="00257005">
        <w:t>nfected state. The SEIR have been used for epidemics like the La</w:t>
      </w:r>
      <w:r w:rsidR="00E32B7C" w:rsidRPr="00257005">
        <w:t>ssa virus in Lassa, West Africa,</w:t>
      </w:r>
      <w:r w:rsidR="00C95146" w:rsidRPr="00257005">
        <w:t xml:space="preserve"> which </w:t>
      </w:r>
      <w:r w:rsidR="00E32B7C" w:rsidRPr="00257005">
        <w:t xml:space="preserve">is a blood draining fever virus with a high death rate. </w:t>
      </w:r>
      <w:r w:rsidR="00C95146" w:rsidRPr="00257005">
        <w:t>The Lassa virus is carried by rats and is also known to be a possible bio-warfare weapon</w:t>
      </w:r>
      <w:r w:rsidR="002678B6" w:rsidRPr="00257005">
        <w:t xml:space="preserve">. </w:t>
      </w:r>
      <w:r w:rsidR="00C95146" w:rsidRPr="00257005">
        <w:t xml:space="preserve">The time between being exposed to the virus and showing symptoms can range from six to twenty one days </w:t>
      </w:r>
      <w:sdt>
        <w:sdtPr>
          <w:id w:val="7593732"/>
          <w:citation/>
        </w:sdtPr>
        <w:sdtContent>
          <w:fldSimple w:instr=" CITATION Dun \l 1033 ">
            <w:r w:rsidR="00E5234A" w:rsidRPr="00257005">
              <w:t>(Dunham, 2005)</w:t>
            </w:r>
          </w:fldSimple>
        </w:sdtContent>
      </w:sdt>
      <w:r w:rsidR="00C95146" w:rsidRPr="00257005">
        <w:t>.</w:t>
      </w:r>
    </w:p>
    <w:p w:rsidR="00C95146" w:rsidRPr="00257005" w:rsidRDefault="00A2711D" w:rsidP="00257005">
      <w:pPr>
        <w:pStyle w:val="BodyText"/>
      </w:pPr>
      <w:r w:rsidRPr="00257005">
        <w:t>Although SIR</w:t>
      </w:r>
      <w:r w:rsidR="00C95146" w:rsidRPr="00257005">
        <w:t xml:space="preserve"> and related models are </w:t>
      </w:r>
      <w:r w:rsidRPr="00257005">
        <w:t>reasonably accurate epidemiology models, such top-down systems have weaknesses</w:t>
      </w:r>
      <w:r w:rsidR="00C95146" w:rsidRPr="00257005">
        <w:t xml:space="preserve">. They rely on large averages, </w:t>
      </w:r>
      <w:r w:rsidR="00AB1074" w:rsidRPr="00257005">
        <w:t>such as</w:t>
      </w:r>
      <w:r w:rsidR="00C95146" w:rsidRPr="00257005">
        <w:t xml:space="preserve"> a large homogenous population that move</w:t>
      </w:r>
      <w:r w:rsidR="00AB1074" w:rsidRPr="00257005">
        <w:t>s</w:t>
      </w:r>
      <w:r w:rsidR="00C95146" w:rsidRPr="00257005">
        <w:t xml:space="preserve"> uniformly and get</w:t>
      </w:r>
      <w:r w:rsidR="00AB1074" w:rsidRPr="00257005">
        <w:t>s</w:t>
      </w:r>
      <w:r w:rsidR="00C95146" w:rsidRPr="00257005">
        <w:t xml:space="preserve"> sick at the same rate. Additionally</w:t>
      </w:r>
      <w:r w:rsidR="00AB1074" w:rsidRPr="00257005">
        <w:t>,</w:t>
      </w:r>
      <w:r w:rsidR="00C95146" w:rsidRPr="00257005">
        <w:t xml:space="preserve"> SIR is a linear time invariant </w:t>
      </w:r>
      <w:r w:rsidR="00AB1074" w:rsidRPr="00257005">
        <w:t xml:space="preserve">(LTI) </w:t>
      </w:r>
      <w:r w:rsidR="00C95146" w:rsidRPr="00257005">
        <w:t xml:space="preserve">system. </w:t>
      </w:r>
      <w:r w:rsidR="00E3560E" w:rsidRPr="00257005">
        <w:t>Modeling</w:t>
      </w:r>
      <w:r w:rsidR="00C95146" w:rsidRPr="00257005">
        <w:t xml:space="preserve"> </w:t>
      </w:r>
      <w:r w:rsidR="00E3560E" w:rsidRPr="00257005">
        <w:t xml:space="preserve">becomes significantly more complex if time-varying elements are introduced. </w:t>
      </w:r>
      <w:r w:rsidR="00C95146" w:rsidRPr="00257005">
        <w:t xml:space="preserve">In epidemiology, an example of this would be </w:t>
      </w:r>
      <w:r w:rsidR="005D1449" w:rsidRPr="00257005">
        <w:t xml:space="preserve">a strain of </w:t>
      </w:r>
      <w:r w:rsidR="00C95146" w:rsidRPr="00257005">
        <w:t>bacteria deve</w:t>
      </w:r>
      <w:r w:rsidR="005D1449" w:rsidRPr="00257005">
        <w:t xml:space="preserve">loping </w:t>
      </w:r>
      <w:r w:rsidR="00041415" w:rsidRPr="00257005">
        <w:t xml:space="preserve">a </w:t>
      </w:r>
      <w:r w:rsidR="005D1449" w:rsidRPr="00257005">
        <w:t>resistance to antibiotics</w:t>
      </w:r>
      <w:r w:rsidR="00C95146" w:rsidRPr="00257005">
        <w:t xml:space="preserve">. </w:t>
      </w:r>
    </w:p>
    <w:p w:rsidR="00C95146" w:rsidRPr="004F1DB2" w:rsidRDefault="00C95146" w:rsidP="004F1DB2">
      <w:pPr>
        <w:pStyle w:val="Heading2"/>
        <w:rPr>
          <w:szCs w:val="24"/>
        </w:rPr>
      </w:pPr>
      <w:bookmarkStart w:id="40" w:name="_Toc245808837"/>
      <w:bookmarkStart w:id="41" w:name="_Toc257748120"/>
      <w:bookmarkStart w:id="42" w:name="_Toc258497261"/>
      <w:bookmarkStart w:id="43" w:name="_Toc260057375"/>
      <w:r w:rsidRPr="004F1DB2">
        <w:t>Agent Computing</w:t>
      </w:r>
      <w:bookmarkEnd w:id="40"/>
      <w:bookmarkEnd w:id="41"/>
      <w:bookmarkEnd w:id="42"/>
      <w:bookmarkEnd w:id="43"/>
      <w:r w:rsidRPr="004F1DB2">
        <w:t xml:space="preserve"> </w:t>
      </w:r>
    </w:p>
    <w:p w:rsidR="00C95146" w:rsidRPr="00697389" w:rsidRDefault="00C95146" w:rsidP="004E6FC4">
      <w:pPr>
        <w:pStyle w:val="BodyText"/>
        <w:rPr>
          <w:rFonts w:ascii="Arial" w:hAnsi="Arial" w:cs="Arial"/>
          <w:b/>
          <w:bCs/>
          <w:i/>
          <w:iCs/>
          <w:sz w:val="28"/>
          <w:szCs w:val="28"/>
        </w:rPr>
      </w:pPr>
      <w:r w:rsidRPr="00697389">
        <w:t>Th</w:t>
      </w:r>
      <w:r w:rsidR="00D11A27">
        <w:t>e definition of an agent</w:t>
      </w:r>
      <w:r w:rsidR="00D11A27" w:rsidRPr="00697389">
        <w:t xml:space="preserve"> is</w:t>
      </w:r>
      <w:r w:rsidR="00D11A27">
        <w:t xml:space="preserve"> </w:t>
      </w:r>
      <w:r w:rsidRPr="00697389">
        <w:t xml:space="preserve">not standardized in computing. For the purposes of this project, we will adopt the Institute for Electrical and Electronic Engineers (IEEE) </w:t>
      </w:r>
      <w:r w:rsidR="00D11A27">
        <w:t xml:space="preserve">definition of an </w:t>
      </w:r>
      <w:r w:rsidRPr="00697389">
        <w:t>agent</w:t>
      </w:r>
      <w:r w:rsidRPr="00732FE7">
        <w:t xml:space="preserve">, as described in Gerhard Weiss's </w:t>
      </w:r>
      <w:r w:rsidRPr="00732FE7">
        <w:rPr>
          <w:i/>
          <w:iCs/>
        </w:rPr>
        <w:t>Multi</w:t>
      </w:r>
      <w:r w:rsidR="00D11A27" w:rsidRPr="00732FE7">
        <w:rPr>
          <w:i/>
          <w:iCs/>
        </w:rPr>
        <w:t>-A</w:t>
      </w:r>
      <w:r w:rsidRPr="00732FE7">
        <w:rPr>
          <w:i/>
          <w:iCs/>
        </w:rPr>
        <w:t>gent Systems</w:t>
      </w:r>
      <w:r w:rsidRPr="00697389">
        <w:t xml:space="preserve">. </w:t>
      </w:r>
      <w:r w:rsidR="00590E95">
        <w:t>Weiss</w:t>
      </w:r>
      <w:r w:rsidRPr="00697389">
        <w:t xml:space="preserve"> defines an agent as a computing system capable of autonomous action in an environment in order to meet its design objectives. The key feature of multi-agent systems</w:t>
      </w:r>
      <w:r>
        <w:t xml:space="preserve"> (MAS)</w:t>
      </w:r>
      <w:r w:rsidRPr="00697389">
        <w:t xml:space="preserve"> </w:t>
      </w:r>
      <w:r w:rsidR="00D11A27">
        <w:t>is</w:t>
      </w:r>
      <w:r w:rsidRPr="00697389">
        <w:t xml:space="preserve"> that all of the agents have control over their own actions. </w:t>
      </w:r>
    </w:p>
    <w:p w:rsidR="00C95146" w:rsidRPr="00697389" w:rsidRDefault="00C95146" w:rsidP="004E6FC4">
      <w:pPr>
        <w:pStyle w:val="BodyText"/>
      </w:pPr>
      <w:r w:rsidRPr="00697389">
        <w:t>Agents exist mainly as software entities, utilizing object-oriented programming languages such as Java</w:t>
      </w:r>
      <w:r w:rsidR="00D11A27">
        <w:t xml:space="preserve"> </w:t>
      </w:r>
      <w:sdt>
        <w:sdtPr>
          <w:id w:val="7594531"/>
          <w:citation/>
        </w:sdtPr>
        <w:sdtContent>
          <w:r w:rsidR="00E87CD5">
            <w:fldChar w:fldCharType="begin"/>
          </w:r>
          <w:r w:rsidR="004A1DE4">
            <w:instrText xml:space="preserve"> CITATION Fou \l 1033  </w:instrText>
          </w:r>
          <w:r w:rsidR="00E87CD5">
            <w:fldChar w:fldCharType="separate"/>
          </w:r>
          <w:r w:rsidR="004A1DE4">
            <w:rPr>
              <w:noProof/>
            </w:rPr>
            <w:t>(IEEE Foundation for Intelligent Physical Agents, 2010)</w:t>
          </w:r>
          <w:r w:rsidR="00E87CD5">
            <w:fldChar w:fldCharType="end"/>
          </w:r>
        </w:sdtContent>
      </w:sdt>
      <w:r w:rsidRPr="00697389">
        <w:t>. Java objects are also software elements within a program and share many characteristics with agents, such as an inherited structure and unique tasks,</w:t>
      </w:r>
      <w:r w:rsidR="00A36CE9">
        <w:t xml:space="preserve"> or methods</w:t>
      </w:r>
      <w:sdt>
        <w:sdtPr>
          <w:id w:val="7594357"/>
          <w:citation/>
        </w:sdtPr>
        <w:sdtContent>
          <w:r w:rsidR="00E87CD5">
            <w:fldChar w:fldCharType="begin"/>
          </w:r>
          <w:r w:rsidR="00732FE7">
            <w:instrText xml:space="preserve"> CITATION Ora10 \l 1033 </w:instrText>
          </w:r>
          <w:r w:rsidR="00E87CD5">
            <w:fldChar w:fldCharType="separate"/>
          </w:r>
          <w:r w:rsidR="00E5234A">
            <w:rPr>
              <w:noProof/>
            </w:rPr>
            <w:t xml:space="preserve"> (Oracle Corporation , 2010)</w:t>
          </w:r>
          <w:r w:rsidR="00E87CD5">
            <w:fldChar w:fldCharType="end"/>
          </w:r>
        </w:sdtContent>
      </w:sdt>
      <w:r w:rsidR="00070AAA">
        <w:t>. Multi</w:t>
      </w:r>
      <w:r w:rsidRPr="00697389">
        <w:t>-agent programming differs from Java's object oriented programming</w:t>
      </w:r>
      <w:r w:rsidR="00070AAA">
        <w:t xml:space="preserve"> in that it demands autonomy</w:t>
      </w:r>
      <w:r w:rsidRPr="00697389">
        <w:t xml:space="preserve">. With objects, a master class can simply call </w:t>
      </w:r>
      <w:r w:rsidR="00E5234A">
        <w:t>a method of an object</w:t>
      </w:r>
      <w:r w:rsidRPr="00697389">
        <w:t xml:space="preserve"> and obtain a result. In many cases this is desira</w:t>
      </w:r>
      <w:r>
        <w:t>ble, such as a payroll program</w:t>
      </w:r>
      <w:r w:rsidR="00E5234A">
        <w:t>.</w:t>
      </w:r>
      <w:r>
        <w:t xml:space="preserve"> </w:t>
      </w:r>
      <w:r w:rsidRPr="00697389">
        <w:t xml:space="preserve"> An agent has its own individual goal to achieve, and will only cooperate with a request from another agent if it is in line with its goals. This type of software is ideal for systems that do not communicate often with a master control, such as a deep space satellite, where it would be more practical to make decisions on board and initiate a response without external control</w:t>
      </w:r>
      <w:sdt>
        <w:sdtPr>
          <w:id w:val="7593735"/>
          <w:citation/>
        </w:sdtPr>
        <w:sdtContent>
          <w:r w:rsidR="00E87CD5">
            <w:fldChar w:fldCharType="begin"/>
          </w:r>
          <w:r w:rsidR="00D11A27">
            <w:instrText xml:space="preserve"> CITATION Wei99 \l 1033  </w:instrText>
          </w:r>
          <w:r w:rsidR="00E87CD5">
            <w:fldChar w:fldCharType="separate"/>
          </w:r>
          <w:r w:rsidR="00E5234A">
            <w:rPr>
              <w:noProof/>
            </w:rPr>
            <w:t xml:space="preserve"> (Weiss, 1999)</w:t>
          </w:r>
          <w:r w:rsidR="00E87CD5">
            <w:fldChar w:fldCharType="end"/>
          </w:r>
        </w:sdtContent>
      </w:sdt>
      <w:r w:rsidRPr="00697389">
        <w:t>. As illustrated in that example, an agent will typically sense its envir</w:t>
      </w:r>
      <w:r w:rsidR="00E5234A">
        <w:t>onment (satellite power, light)</w:t>
      </w:r>
      <w:r w:rsidRPr="00697389">
        <w:t xml:space="preserve"> and will have a list of possible actions that can be executed to modify the environment. This type of scenario also introduces the idea of an intelligent agent. Intelligence, a general term, is restated as agent flexibility </w:t>
      </w:r>
      <w:sdt>
        <w:sdtPr>
          <w:id w:val="7593736"/>
          <w:citation/>
        </w:sdtPr>
        <w:sdtContent>
          <w:r w:rsidR="00E87CD5">
            <w:fldChar w:fldCharType="begin"/>
          </w:r>
          <w:r w:rsidR="00D11A27">
            <w:instrText xml:space="preserve"> CITATION Wei99 \l 1033  </w:instrText>
          </w:r>
          <w:r w:rsidR="00E87CD5">
            <w:fldChar w:fldCharType="separate"/>
          </w:r>
          <w:r w:rsidR="00E5234A">
            <w:rPr>
              <w:noProof/>
            </w:rPr>
            <w:t>(Weiss, 1999)</w:t>
          </w:r>
          <w:r w:rsidR="00E87CD5">
            <w:fldChar w:fldCharType="end"/>
          </w:r>
        </w:sdtContent>
      </w:sdt>
      <w:r w:rsidRPr="00697389">
        <w:t>, requiring that a flexible agent is:</w:t>
      </w:r>
    </w:p>
    <w:p w:rsidR="00C95146" w:rsidRPr="00697389" w:rsidRDefault="00C95146" w:rsidP="004E6FC4">
      <w:pPr>
        <w:pStyle w:val="ListNumber2"/>
      </w:pPr>
      <w:r w:rsidRPr="00697389">
        <w:lastRenderedPageBreak/>
        <w:t>Reactive – Agents can sense their environment and act to achieve their design objectives</w:t>
      </w:r>
    </w:p>
    <w:p w:rsidR="00C95146" w:rsidRPr="00697389" w:rsidRDefault="00C95146" w:rsidP="004E6FC4">
      <w:pPr>
        <w:pStyle w:val="ListNumber2"/>
      </w:pPr>
      <w:r w:rsidRPr="00697389">
        <w:t xml:space="preserve">Proactive – Agents have goal-directed behavior and initiate actions </w:t>
      </w:r>
      <w:ins w:id="44" w:author="Frank Higgins" w:date="2010-05-09T22:15:00Z">
        <w:r w:rsidR="00400841">
          <w:t xml:space="preserve">to </w:t>
        </w:r>
      </w:ins>
      <w:r w:rsidRPr="00697389">
        <w:t xml:space="preserve">achieve their design objectives. </w:t>
      </w:r>
    </w:p>
    <w:p w:rsidR="00C95146" w:rsidRPr="00697389" w:rsidRDefault="00C95146" w:rsidP="004E6FC4">
      <w:pPr>
        <w:pStyle w:val="ListNumber2"/>
      </w:pPr>
      <w:r w:rsidRPr="00697389">
        <w:t xml:space="preserve">Social </w:t>
      </w:r>
      <w:r w:rsidRPr="00D30D5E">
        <w:rPr>
          <w:color w:val="000000"/>
        </w:rPr>
        <w:t>– Agents are able to interact an</w:t>
      </w:r>
      <w:r>
        <w:rPr>
          <w:color w:val="000000"/>
        </w:rPr>
        <w:t>d</w:t>
      </w:r>
      <w:r w:rsidRPr="00D30D5E">
        <w:rPr>
          <w:color w:val="000000"/>
        </w:rPr>
        <w:t xml:space="preserve"> communicate with other agents in order to meet their design objectives </w:t>
      </w:r>
      <w:sdt>
        <w:sdtPr>
          <w:rPr>
            <w:color w:val="000000"/>
          </w:rPr>
          <w:id w:val="7593737"/>
          <w:citation/>
        </w:sdtPr>
        <w:sdtContent>
          <w:r w:rsidR="00E87CD5">
            <w:rPr>
              <w:color w:val="000000"/>
            </w:rPr>
            <w:fldChar w:fldCharType="begin"/>
          </w:r>
          <w:r w:rsidR="00D11A27">
            <w:rPr>
              <w:color w:val="000000"/>
            </w:rPr>
            <w:instrText xml:space="preserve"> CITATION Wei99 \l 1033  </w:instrText>
          </w:r>
          <w:r w:rsidR="00E87CD5">
            <w:rPr>
              <w:color w:val="000000"/>
            </w:rPr>
            <w:fldChar w:fldCharType="separate"/>
          </w:r>
          <w:r w:rsidR="00E5234A" w:rsidRPr="00E5234A">
            <w:rPr>
              <w:noProof/>
              <w:color w:val="000000"/>
            </w:rPr>
            <w:t>(Weiss, 1999)</w:t>
          </w:r>
          <w:r w:rsidR="00E87CD5">
            <w:rPr>
              <w:color w:val="000000"/>
            </w:rPr>
            <w:fldChar w:fldCharType="end"/>
          </w:r>
        </w:sdtContent>
      </w:sdt>
      <w:r w:rsidRPr="00D30D5E">
        <w:rPr>
          <w:color w:val="000000"/>
        </w:rPr>
        <w:t>.</w:t>
      </w:r>
    </w:p>
    <w:p w:rsidR="00C95146" w:rsidRPr="00697389" w:rsidRDefault="00C95146" w:rsidP="004E6FC4">
      <w:pPr>
        <w:pStyle w:val="BodyText"/>
      </w:pPr>
      <w:r w:rsidRPr="00697389">
        <w:t>This behavior is facilitated by a multi-agent platform, a set of libraries and software tools that allow programmers to create and manage software agents</w:t>
      </w:r>
      <w:sdt>
        <w:sdtPr>
          <w:id w:val="7594532"/>
          <w:citation/>
        </w:sdtPr>
        <w:sdtContent>
          <w:r w:rsidR="00E87CD5">
            <w:fldChar w:fldCharType="begin"/>
          </w:r>
          <w:r w:rsidR="004A1DE4">
            <w:instrText xml:space="preserve"> CITATION Fou \l 1033  </w:instrText>
          </w:r>
          <w:r w:rsidR="00E87CD5">
            <w:fldChar w:fldCharType="separate"/>
          </w:r>
          <w:r w:rsidR="004A1DE4">
            <w:rPr>
              <w:noProof/>
            </w:rPr>
            <w:t xml:space="preserve"> (IEEE Foundation for Intelligent Physical Agents, 2010)</w:t>
          </w:r>
          <w:r w:rsidR="00E87CD5">
            <w:fldChar w:fldCharType="end"/>
          </w:r>
        </w:sdtContent>
      </w:sdt>
      <w:r w:rsidRPr="00461E24">
        <w:t>.</w:t>
      </w:r>
      <w:r w:rsidRPr="00697389">
        <w:t xml:space="preserve"> The specific structure and function of multi-agent platform</w:t>
      </w:r>
      <w:r w:rsidR="00E5234A">
        <w:t>s</w:t>
      </w:r>
      <w:r w:rsidRPr="00697389">
        <w:t xml:space="preserve"> has been made an IEEE standard and will be discussed below. </w:t>
      </w:r>
    </w:p>
    <w:p w:rsidR="00C95146" w:rsidRPr="004E6FC4" w:rsidRDefault="00C95146" w:rsidP="004E6FC4">
      <w:pPr>
        <w:pStyle w:val="Heading2"/>
      </w:pPr>
      <w:r w:rsidRPr="004E6FC4">
        <w:t xml:space="preserve"> </w:t>
      </w:r>
      <w:bookmarkStart w:id="45" w:name="_Toc245808838"/>
      <w:bookmarkStart w:id="46" w:name="_Toc257748121"/>
      <w:bookmarkStart w:id="47" w:name="_Toc258497262"/>
      <w:bookmarkStart w:id="48" w:name="_Toc260057376"/>
      <w:r w:rsidRPr="004E6FC4">
        <w:rPr>
          <w:rFonts w:eastAsia="Calibri"/>
        </w:rPr>
        <w:t>FIPA Agent Standard</w:t>
      </w:r>
      <w:bookmarkEnd w:id="45"/>
      <w:bookmarkEnd w:id="46"/>
      <w:bookmarkEnd w:id="47"/>
      <w:bookmarkEnd w:id="48"/>
      <w:r w:rsidRPr="004E6FC4">
        <w:rPr>
          <w:rFonts w:eastAsia="Calibri"/>
        </w:rPr>
        <w:t xml:space="preserve"> </w:t>
      </w:r>
    </w:p>
    <w:p w:rsidR="00C95146" w:rsidRDefault="00C95146" w:rsidP="00257005">
      <w:pPr>
        <w:pStyle w:val="BodyText"/>
      </w:pPr>
      <w:r w:rsidRPr="00257005">
        <w:t>Multi-agent computing is a relatively recent field of research. To aid</w:t>
      </w:r>
      <w:r w:rsidR="00D2642F" w:rsidRPr="00257005">
        <w:t xml:space="preserve"> the</w:t>
      </w:r>
      <w:r w:rsidRPr="00257005">
        <w:t xml:space="preserve"> development of </w:t>
      </w:r>
      <w:r w:rsidR="00D2642F" w:rsidRPr="00257005">
        <w:t>such</w:t>
      </w:r>
      <w:r w:rsidRPr="00257005">
        <w:t xml:space="preserve"> systems, the Foundation for Intelligent Physical Agents (FIPA) was formed in Switzerland in 1996 to produce software standards for interactions in agent-based systems. Since then they have been adopted by the IEEE Computer Society and are now a widely recognized set of standards. These standards are split across several aspects of agent software: agent communication, agent transport, agent management, abstract architecture and </w:t>
      </w:r>
      <w:r w:rsidR="00E017A9" w:rsidRPr="00257005">
        <w:t>Application</w:t>
      </w:r>
      <w:r w:rsidRPr="00257005">
        <w:t>s</w:t>
      </w:r>
      <w:sdt>
        <w:sdtPr>
          <w:id w:val="7594533"/>
          <w:citation/>
        </w:sdtPr>
        <w:sdtContent>
          <w:r w:rsidR="00E87CD5" w:rsidRPr="00257005">
            <w:fldChar w:fldCharType="begin"/>
          </w:r>
          <w:r w:rsidR="004A1DE4" w:rsidRPr="00257005">
            <w:instrText xml:space="preserve"> CITATION Fou \l 1033  </w:instrText>
          </w:r>
          <w:r w:rsidR="00E87CD5" w:rsidRPr="00257005">
            <w:fldChar w:fldCharType="separate"/>
          </w:r>
          <w:r w:rsidR="004A1DE4" w:rsidRPr="00257005">
            <w:t xml:space="preserve"> (IEEE Foundation for Intelligent Physical Agents, 2010)</w:t>
          </w:r>
          <w:r w:rsidR="00E87CD5" w:rsidRPr="00257005">
            <w:fldChar w:fldCharType="end"/>
          </w:r>
        </w:sdtContent>
      </w:sdt>
      <w:r w:rsidRPr="00257005">
        <w:t xml:space="preserve">. </w:t>
      </w:r>
      <w:r w:rsidR="00461E24" w:rsidRPr="00257005">
        <w:t>Abstract</w:t>
      </w:r>
      <w:r w:rsidRPr="00257005">
        <w:t xml:space="preserve"> agent platform architecture was taken from FIPA Standard </w:t>
      </w:r>
      <w:r w:rsidR="00461E24" w:rsidRPr="00257005">
        <w:t xml:space="preserve">SC00023 and is shown in </w:t>
      </w:r>
      <w:fldSimple w:instr=" REF _Ref260053854 ">
        <w:r w:rsidR="00A47062">
          <w:t xml:space="preserve">Figure </w:t>
        </w:r>
        <w:r w:rsidR="00A47062">
          <w:rPr>
            <w:noProof/>
          </w:rPr>
          <w:t>2</w:t>
        </w:r>
      </w:fldSimple>
      <w:r w:rsidRPr="00257005">
        <w:t>.</w:t>
      </w:r>
    </w:p>
    <w:p w:rsidR="000968E4" w:rsidRDefault="000968E4" w:rsidP="000968E4">
      <w:pPr>
        <w:pStyle w:val="BodyText"/>
        <w:keepNext/>
        <w:jc w:val="center"/>
      </w:pPr>
      <w:r w:rsidRPr="000968E4">
        <w:rPr>
          <w:noProof/>
        </w:rPr>
        <w:drawing>
          <wp:inline distT="0" distB="0" distL="0" distR="0">
            <wp:extent cx="3319145" cy="3622675"/>
            <wp:effectExtent l="1905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3319145" cy="3622675"/>
                    </a:xfrm>
                    <a:prstGeom prst="rect">
                      <a:avLst/>
                    </a:prstGeom>
                    <a:solidFill>
                      <a:srgbClr val="FFFFFF"/>
                    </a:solidFill>
                    <a:ln w="9525">
                      <a:noFill/>
                      <a:miter lim="800000"/>
                      <a:headEnd/>
                      <a:tailEnd/>
                    </a:ln>
                  </pic:spPr>
                </pic:pic>
              </a:graphicData>
            </a:graphic>
          </wp:inline>
        </w:drawing>
      </w:r>
    </w:p>
    <w:p w:rsidR="000968E4" w:rsidRPr="00257005" w:rsidRDefault="000968E4" w:rsidP="000968E4">
      <w:pPr>
        <w:pStyle w:val="Caption"/>
      </w:pPr>
      <w:bookmarkStart w:id="49" w:name="_Ref260053854"/>
      <w:bookmarkStart w:id="50" w:name="_Toc260057418"/>
      <w:r>
        <w:t xml:space="preserve">Figure </w:t>
      </w:r>
      <w:fldSimple w:instr=" SEQ Figure \* ARABIC ">
        <w:r w:rsidR="00A47062">
          <w:rPr>
            <w:noProof/>
          </w:rPr>
          <w:t>2</w:t>
        </w:r>
      </w:fldSimple>
      <w:bookmarkEnd w:id="49"/>
      <w:r>
        <w:t xml:space="preserve">: Reference Model for Multi-Agent Platform </w:t>
      </w:r>
      <w:sdt>
        <w:sdtPr>
          <w:id w:val="644706401"/>
          <w:citation/>
        </w:sdtPr>
        <w:sdtContent>
          <w:fldSimple w:instr=" CITATION Fou04 \l 1033  ">
            <w:r>
              <w:rPr>
                <w:noProof/>
              </w:rPr>
              <w:t>(FIPA00023, 2004)</w:t>
            </w:r>
          </w:fldSimple>
        </w:sdtContent>
      </w:sdt>
      <w:bookmarkEnd w:id="50"/>
    </w:p>
    <w:p w:rsidR="00C95146" w:rsidRPr="00257005" w:rsidRDefault="00C95146" w:rsidP="00257005">
      <w:pPr>
        <w:pStyle w:val="BodyText"/>
      </w:pPr>
      <w:r w:rsidRPr="00257005">
        <w:t>In this</w:t>
      </w:r>
      <w:r w:rsidR="00D2642F" w:rsidRPr="00257005">
        <w:t xml:space="preserve"> model, FIPA defines agents as</w:t>
      </w:r>
      <w:r w:rsidRPr="00257005">
        <w:t xml:space="preserve"> computational process</w:t>
      </w:r>
      <w:r w:rsidR="00D2642F" w:rsidRPr="00257005">
        <w:t>es that implement autonomous action and communication</w:t>
      </w:r>
      <w:r w:rsidRPr="00257005">
        <w:t xml:space="preserve"> </w:t>
      </w:r>
      <w:r w:rsidR="00D2642F" w:rsidRPr="00257005">
        <w:t>with</w:t>
      </w:r>
      <w:r w:rsidRPr="00257005">
        <w:t xml:space="preserve">in an </w:t>
      </w:r>
      <w:r w:rsidR="00E017A9" w:rsidRPr="00257005">
        <w:t>Application</w:t>
      </w:r>
      <w:r w:rsidR="00461E24" w:rsidRPr="00257005">
        <w:t xml:space="preserve">. Agents communicate </w:t>
      </w:r>
      <w:r w:rsidR="00461E24" w:rsidRPr="00257005">
        <w:lastRenderedPageBreak/>
        <w:t>using the Agent C</w:t>
      </w:r>
      <w:r w:rsidRPr="00257005">
        <w:t>ommunica</w:t>
      </w:r>
      <w:r w:rsidR="00461E24" w:rsidRPr="00257005">
        <w:t>tion L</w:t>
      </w:r>
      <w:r w:rsidRPr="00257005">
        <w:t>anguage (FIPA-ACL), which will be illustrated later. The Directory Facilitator (DF) acts as a “yellow pages” for the agent environment. It contains the Agent Identifier (AID), a unique name and address (a URL), as a way to contact the agent as well as the type</w:t>
      </w:r>
      <w:r w:rsidR="00C63A40" w:rsidRPr="00257005">
        <w:t>s</w:t>
      </w:r>
      <w:r w:rsidRPr="00257005">
        <w:t xml:space="preserve"> of actions and services associated with that agent. An example of this notation is shown in </w:t>
      </w:r>
      <w:fldSimple w:instr=" REF _Ref260053928 ">
        <w:r w:rsidR="00A47062">
          <w:t xml:space="preserve">Figure </w:t>
        </w:r>
        <w:r w:rsidR="00A47062">
          <w:rPr>
            <w:noProof/>
          </w:rPr>
          <w:t>3</w:t>
        </w:r>
      </w:fldSimple>
      <w:r w:rsidRPr="00257005">
        <w:t>.</w:t>
      </w:r>
    </w:p>
    <w:p w:rsidR="007C21DE" w:rsidRDefault="000968E4" w:rsidP="007C21DE">
      <w:pPr>
        <w:pStyle w:val="BodyText"/>
        <w:keepNext/>
        <w:jc w:val="center"/>
      </w:pPr>
      <w:r w:rsidRPr="000968E4">
        <w:rPr>
          <w:noProof/>
        </w:rPr>
        <w:drawing>
          <wp:inline distT="0" distB="0" distL="0" distR="0">
            <wp:extent cx="4444092" cy="1045028"/>
            <wp:effectExtent l="19050" t="19050" r="13608" b="21772"/>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srcRect/>
                    <a:stretch>
                      <a:fillRect/>
                    </a:stretch>
                  </pic:blipFill>
                  <pic:spPr bwMode="auto">
                    <a:xfrm>
                      <a:off x="0" y="0"/>
                      <a:ext cx="4444092" cy="1045028"/>
                    </a:xfrm>
                    <a:prstGeom prst="rect">
                      <a:avLst/>
                    </a:prstGeom>
                    <a:solidFill>
                      <a:srgbClr val="FFFFFF"/>
                    </a:solidFill>
                    <a:ln w="9525">
                      <a:solidFill>
                        <a:schemeClr val="accent1"/>
                      </a:solidFill>
                      <a:miter lim="800000"/>
                      <a:headEnd/>
                      <a:tailEnd/>
                    </a:ln>
                  </pic:spPr>
                </pic:pic>
              </a:graphicData>
            </a:graphic>
          </wp:inline>
        </w:drawing>
      </w:r>
    </w:p>
    <w:p w:rsidR="00DA6782" w:rsidRPr="00257005" w:rsidRDefault="007C21DE" w:rsidP="007B4AC9">
      <w:pPr>
        <w:pStyle w:val="Caption"/>
      </w:pPr>
      <w:bookmarkStart w:id="51" w:name="_Ref260053928"/>
      <w:bookmarkStart w:id="52" w:name="_Toc260057419"/>
      <w:r>
        <w:t xml:space="preserve">Figure </w:t>
      </w:r>
      <w:fldSimple w:instr=" SEQ Figure \* ARABIC ">
        <w:r w:rsidR="00A47062">
          <w:rPr>
            <w:noProof/>
          </w:rPr>
          <w:t>3</w:t>
        </w:r>
      </w:fldSimple>
      <w:bookmarkEnd w:id="51"/>
      <w:r>
        <w:t xml:space="preserve">: </w:t>
      </w:r>
      <w:r w:rsidRPr="00210FFF">
        <w:t>Typical AID of an Agent, “agent-b”</w:t>
      </w:r>
      <w:bookmarkEnd w:id="52"/>
    </w:p>
    <w:p w:rsidR="00C95146" w:rsidRPr="00257005" w:rsidRDefault="00C95146" w:rsidP="00257005">
      <w:pPr>
        <w:pStyle w:val="BodyText"/>
      </w:pPr>
      <w:r w:rsidRPr="00257005">
        <w:t xml:space="preserve">The Agent Management System (AMS) is a critical part in a FIPA multi-agent platform. Although agents act autonomously, they need an overarching supervisor. The AMS performs such tasks as creating and destroying agents and registering AIDs. Where the DF provides yellow pages for finding agent services, the AMS provides the “white pages” - an ordered listing of all agent identifiers. The most important aspect in the multi-agent platform is the Message Transport System (MTS), which handles </w:t>
      </w:r>
      <w:r w:rsidR="009446FB" w:rsidRPr="00257005">
        <w:t>messaging between all elements besides direct software agent query</w:t>
      </w:r>
      <w:r w:rsidRPr="00257005">
        <w:t xml:space="preserve"> using the Agent Communication Language (FIPA-ACL). Key phrases in this language are “understood”, “not understood” and “reply-with”</w:t>
      </w:r>
      <w:sdt>
        <w:sdtPr>
          <w:id w:val="7595179"/>
          <w:citation/>
        </w:sdtPr>
        <w:sdtContent>
          <w:r w:rsidR="00E87CD5" w:rsidRPr="00257005">
            <w:fldChar w:fldCharType="begin"/>
          </w:r>
          <w:r w:rsidR="00461E24" w:rsidRPr="00257005">
            <w:instrText xml:space="preserve"> CITATION Fou02 \l 1033 </w:instrText>
          </w:r>
          <w:r w:rsidR="00E87CD5" w:rsidRPr="00257005">
            <w:fldChar w:fldCharType="separate"/>
          </w:r>
          <w:r w:rsidR="00E5234A" w:rsidRPr="00257005">
            <w:t xml:space="preserve"> (FIPA00067, 2002)</w:t>
          </w:r>
          <w:r w:rsidR="00E87CD5" w:rsidRPr="00257005">
            <w:fldChar w:fldCharType="end"/>
          </w:r>
        </w:sdtContent>
      </w:sdt>
      <w:r w:rsidRPr="00257005">
        <w:t xml:space="preserve">. As one can see, they model interactions between elements and agents much like </w:t>
      </w:r>
      <w:r w:rsidR="009446FB" w:rsidRPr="00257005">
        <w:t>those of humans</w:t>
      </w:r>
      <w:r w:rsidRPr="00257005">
        <w:t xml:space="preserve">. The content of the messages sent are specific to the particular agent platform. The MTS stores all these messages in a cache and distributes them to their intended recipient. Once an agent or element receives a message they respond with the ACL message “received” and the message is cleared from the MTS cache. As shown in </w:t>
      </w:r>
      <w:r w:rsidR="00461E24" w:rsidRPr="00257005">
        <w:t>Figure 2</w:t>
      </w:r>
      <w:r w:rsidRPr="00257005">
        <w:t>, a FIPA agent platform's MTS can send messages out of the platform and to another platform's MTS. This allows for agent computing over multiple machines and devices, using any type of multi-agent platform</w:t>
      </w:r>
      <w:r w:rsidR="00810420" w:rsidRPr="00257005">
        <w:t xml:space="preserve"> that complies</w:t>
      </w:r>
      <w:r w:rsidRPr="00257005">
        <w:t xml:space="preserve"> with the messaging standard.</w:t>
      </w:r>
    </w:p>
    <w:p w:rsidR="00B256BD" w:rsidRPr="004F1DB2" w:rsidRDefault="00C95146" w:rsidP="004F1DB2">
      <w:pPr>
        <w:pStyle w:val="Heading2"/>
        <w:rPr>
          <w:szCs w:val="24"/>
        </w:rPr>
      </w:pPr>
      <w:r w:rsidRPr="0065401D">
        <w:t xml:space="preserve"> </w:t>
      </w:r>
      <w:bookmarkStart w:id="53" w:name="_Toc245808839"/>
      <w:bookmarkStart w:id="54" w:name="_Toc257748122"/>
      <w:bookmarkStart w:id="55" w:name="_Toc258497263"/>
      <w:bookmarkStart w:id="56" w:name="_Toc260057377"/>
      <w:r w:rsidRPr="004F1DB2">
        <w:t>Multi-Agent Platforms</w:t>
      </w:r>
      <w:bookmarkEnd w:id="53"/>
      <w:bookmarkEnd w:id="54"/>
      <w:bookmarkEnd w:id="55"/>
      <w:bookmarkEnd w:id="56"/>
    </w:p>
    <w:p w:rsidR="00B256BD" w:rsidRPr="00697389" w:rsidRDefault="00B256BD" w:rsidP="00B256BD">
      <w:pPr>
        <w:spacing w:before="240"/>
        <w:rPr>
          <w:rFonts w:ascii="Arial" w:hAnsi="Arial" w:cs="Arial"/>
          <w:b/>
          <w:bCs/>
          <w:i/>
          <w:iCs/>
          <w:sz w:val="28"/>
          <w:szCs w:val="28"/>
        </w:rPr>
      </w:pPr>
      <w:bookmarkStart w:id="57" w:name="_Ref180127550"/>
      <w:bookmarkStart w:id="58" w:name="_Toc177977445"/>
      <w:bookmarkStart w:id="59" w:name="_Toc147722641"/>
      <w:bookmarkStart w:id="60" w:name="_Toc147716129"/>
      <w:bookmarkStart w:id="61" w:name="_Toc147715011"/>
      <w:bookmarkStart w:id="62" w:name="_Toc147589846"/>
      <w:r w:rsidRPr="00697389">
        <w:t xml:space="preserve">Several multi-agent platforms exist that comply with the FIPA standards. </w:t>
      </w:r>
    </w:p>
    <w:p w:rsidR="00B256BD" w:rsidRPr="00257005" w:rsidRDefault="00B256BD" w:rsidP="00257005">
      <w:pPr>
        <w:pStyle w:val="BodyText"/>
      </w:pPr>
      <w:r w:rsidRPr="00257005">
        <w:t>ZEUS</w:t>
      </w:r>
      <w:r w:rsidR="00B937EE" w:rsidRPr="00257005">
        <w:t>,</w:t>
      </w:r>
      <w:r w:rsidRPr="00257005">
        <w:t xml:space="preserve"> an Open Source agent syst</w:t>
      </w:r>
      <w:r w:rsidR="00FC5C87" w:rsidRPr="00257005">
        <w:t>em entirely implemented in Java</w:t>
      </w:r>
      <w:r w:rsidRPr="00257005">
        <w:t xml:space="preserve"> </w:t>
      </w:r>
      <w:r w:rsidR="00B937EE" w:rsidRPr="00257005">
        <w:t>by BT Labs,</w:t>
      </w:r>
      <w:r w:rsidRPr="00257005">
        <w:t xml:space="preserve"> </w:t>
      </w:r>
      <w:r w:rsidR="00B937EE" w:rsidRPr="00257005">
        <w:t>is</w:t>
      </w:r>
      <w:r w:rsidRPr="00257005">
        <w:t xml:space="preserve"> a toolkit for constructing collaborative multi-agent </w:t>
      </w:r>
      <w:r w:rsidR="00E017A9" w:rsidRPr="00257005">
        <w:t>Application</w:t>
      </w:r>
      <w:r w:rsidRPr="00257005">
        <w:t>s</w:t>
      </w:r>
      <w:sdt>
        <w:sdtPr>
          <w:id w:val="7593739"/>
          <w:citation/>
        </w:sdtPr>
        <w:sdtContent>
          <w:fldSimple w:instr=" CITATION Nwa02 \l 1033 ">
            <w:r w:rsidR="00E5234A" w:rsidRPr="00257005">
              <w:t xml:space="preserve"> (Nwana, Ndumu, Lee, &amp; Collis, 2002)</w:t>
            </w:r>
          </w:fldSimple>
        </w:sdtContent>
      </w:sdt>
      <w:r w:rsidRPr="00257005">
        <w:t xml:space="preserve">. Zeus provides a graphical user interface in </w:t>
      </w:r>
      <w:r w:rsidR="00B937EE" w:rsidRPr="00257005">
        <w:t>J</w:t>
      </w:r>
      <w:r w:rsidRPr="00257005">
        <w:t xml:space="preserve">Swing to represent agent behavior. Zeus uses the FIPA ACL as the message transport and TCP/IP sockets as the delivery mechanism for inter-agent communication. Again, the Zeus approach to design the agent interactions is laid out graphically. They form a decision flowchart that moves agents to different actions and states if certain preconditions are met. This platform provides an organized view of could otherwise be a complex scheme. The platform is tested to work on Windows 95/98/NT4 and Sun Solaris operating systems </w:t>
      </w:r>
      <w:sdt>
        <w:sdtPr>
          <w:id w:val="7594797"/>
          <w:citation/>
        </w:sdtPr>
        <w:sdtContent>
          <w:fldSimple w:instr=" CITATION Fou \l 1033  ">
            <w:r w:rsidR="004A1DE4" w:rsidRPr="00257005">
              <w:t>(IEEE Foundation for Intelligent Physical Agents, 2010)</w:t>
            </w:r>
          </w:fldSimple>
        </w:sdtContent>
      </w:sdt>
      <w:r w:rsidR="00732FE7" w:rsidRPr="00257005">
        <w:t>.</w:t>
      </w:r>
      <w:r w:rsidRPr="00257005">
        <w:t xml:space="preserve"> </w:t>
      </w:r>
    </w:p>
    <w:p w:rsidR="00C95146" w:rsidRDefault="00B256BD" w:rsidP="004437CF">
      <w:pPr>
        <w:pStyle w:val="BodyText"/>
      </w:pPr>
      <w:r w:rsidRPr="00257005">
        <w:lastRenderedPageBreak/>
        <w:t xml:space="preserve">JADE, developed by TILAB in Italy is another set of tools, implemented in Java, to simplify the development of multi-agent </w:t>
      </w:r>
      <w:r w:rsidR="00E017A9" w:rsidRPr="00257005">
        <w:t>Application</w:t>
      </w:r>
      <w:r w:rsidRPr="00257005">
        <w:t>s</w:t>
      </w:r>
      <w:sdt>
        <w:sdtPr>
          <w:id w:val="7593740"/>
          <w:citation/>
        </w:sdtPr>
        <w:sdtContent>
          <w:fldSimple w:instr=" CITATION JADE00 \l 1033 ">
            <w:r w:rsidR="00E5234A" w:rsidRPr="00257005">
              <w:t xml:space="preserve"> (Telecom Italia SpA, 2000)</w:t>
            </w:r>
          </w:fldSimple>
        </w:sdtContent>
      </w:sdt>
      <w:r w:rsidRPr="00257005">
        <w:t>. It provides a GUI for the AMS to monitor the life cycle of all agents deployed. It also facilitates debugging with sniffer agent and dummy agent creation.</w:t>
      </w:r>
      <w:r w:rsidR="00894A62" w:rsidRPr="00257005">
        <w:t xml:space="preserve"> The</w:t>
      </w:r>
      <w:r w:rsidRPr="00257005">
        <w:t xml:space="preserve"> JADE agent platform also allows for agent deployment over multiple computers</w:t>
      </w:r>
      <w:r w:rsidR="00894A62" w:rsidRPr="00257005">
        <w:t>.</w:t>
      </w:r>
      <w:r w:rsidRPr="00257005">
        <w:t xml:space="preserve"> JADE messaging is handled locally using Java Remote Method Invocation, while messaging to other devices is handled using the IIOP protocol. A JADE agent platform can be distributed over several machines.  Agents can also migrate or clone themselves to other hosts of the platform, regardless of the OS. The life cycle of agents can be remotely controlled via a GUI, which also allows debugging tools to be started.  JADE is implemented in version 1.2 of JAVA and has no further dependency on third-party software </w:t>
      </w:r>
      <w:sdt>
        <w:sdtPr>
          <w:id w:val="7593742"/>
          <w:citation/>
        </w:sdtPr>
        <w:sdtContent>
          <w:fldSimple w:instr=" CITATION JADE00 \l 1033 ">
            <w:r w:rsidR="00E5234A" w:rsidRPr="00257005">
              <w:t>(Telecom Italia SpA, 2000)</w:t>
            </w:r>
          </w:fldSimple>
        </w:sdtContent>
      </w:sdt>
      <w:r w:rsidRPr="00257005">
        <w:t xml:space="preserve">. </w:t>
      </w:r>
    </w:p>
    <w:p w:rsidR="004437CF" w:rsidRDefault="004437CF" w:rsidP="004437CF">
      <w:pPr>
        <w:pStyle w:val="BodyText"/>
        <w:keepNext/>
        <w:jc w:val="center"/>
      </w:pPr>
      <w:r w:rsidRPr="004437CF">
        <w:rPr>
          <w:noProof/>
        </w:rPr>
        <w:drawing>
          <wp:inline distT="0" distB="0" distL="0" distR="0">
            <wp:extent cx="3824968" cy="2362200"/>
            <wp:effectExtent l="19050" t="0" r="4082"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3819525" cy="2362200"/>
                    </a:xfrm>
                    <a:prstGeom prst="rect">
                      <a:avLst/>
                    </a:prstGeom>
                    <a:noFill/>
                    <a:ln w="9525">
                      <a:noFill/>
                      <a:miter lim="800000"/>
                      <a:headEnd/>
                      <a:tailEnd/>
                    </a:ln>
                  </pic:spPr>
                </pic:pic>
              </a:graphicData>
            </a:graphic>
          </wp:inline>
        </w:drawing>
      </w:r>
    </w:p>
    <w:p w:rsidR="004437CF" w:rsidRPr="004437CF" w:rsidRDefault="004437CF" w:rsidP="004437CF">
      <w:pPr>
        <w:pStyle w:val="Caption"/>
        <w:rPr>
          <w:b w:val="0"/>
          <w:sz w:val="24"/>
          <w:szCs w:val="24"/>
        </w:rPr>
      </w:pPr>
      <w:bookmarkStart w:id="63" w:name="_Toc260057420"/>
      <w:r>
        <w:t xml:space="preserve">Figure </w:t>
      </w:r>
      <w:fldSimple w:instr=" SEQ Figure \* ARABIC ">
        <w:r w:rsidR="00A47062">
          <w:rPr>
            <w:noProof/>
          </w:rPr>
          <w:t>4</w:t>
        </w:r>
      </w:fldSimple>
      <w:r>
        <w:t>: Layout of a JADE Multi-Agent Platform</w:t>
      </w:r>
      <w:bookmarkEnd w:id="63"/>
    </w:p>
    <w:p w:rsidR="00C95146" w:rsidRPr="004F1DB2" w:rsidRDefault="00C95146" w:rsidP="004F1DB2">
      <w:pPr>
        <w:pStyle w:val="Heading2"/>
        <w:rPr>
          <w:rFonts w:eastAsia="Arial"/>
          <w:szCs w:val="32"/>
        </w:rPr>
      </w:pPr>
      <w:bookmarkStart w:id="64" w:name="_Toc245808840"/>
      <w:bookmarkStart w:id="65" w:name="_Toc257748123"/>
      <w:bookmarkStart w:id="66" w:name="_Toc258497264"/>
      <w:bookmarkStart w:id="67" w:name="_Toc260057378"/>
      <w:r w:rsidRPr="004F1DB2">
        <w:t>Past Epidemiology MAS</w:t>
      </w:r>
      <w:bookmarkEnd w:id="64"/>
      <w:bookmarkEnd w:id="65"/>
      <w:bookmarkEnd w:id="66"/>
      <w:bookmarkEnd w:id="67"/>
    </w:p>
    <w:p w:rsidR="00C95146" w:rsidRPr="004E6FC4" w:rsidRDefault="00C95146" w:rsidP="00EA53DA">
      <w:pPr>
        <w:pStyle w:val="Style2"/>
      </w:pPr>
      <w:r w:rsidRPr="00EA53DA">
        <w:t xml:space="preserve">Past epidemiology multi-agent models have worked generally well. Jill Bigley Dunham of George Mason University demonstrated how their in-house developed MASON multi-agent libraries and development kit could be used to simulate SIR, </w:t>
      </w:r>
      <w:r w:rsidR="00EC4F27" w:rsidRPr="00EA53DA">
        <w:t>SEIR and SIS type infections</w:t>
      </w:r>
      <w:sdt>
        <w:sdtPr>
          <w:id w:val="7595178"/>
          <w:citation/>
        </w:sdtPr>
        <w:sdtContent>
          <w:r w:rsidR="00E87CD5">
            <w:fldChar w:fldCharType="begin"/>
          </w:r>
          <w:r w:rsidR="00461E24">
            <w:instrText xml:space="preserve"> CITATION Dun \l 1033 </w:instrText>
          </w:r>
          <w:r w:rsidR="00E87CD5">
            <w:fldChar w:fldCharType="separate"/>
          </w:r>
          <w:r w:rsidR="00E5234A">
            <w:rPr>
              <w:noProof/>
            </w:rPr>
            <w:t xml:space="preserve"> (Dunham, 2005)</w:t>
          </w:r>
          <w:r w:rsidR="00E87CD5">
            <w:fldChar w:fldCharType="end"/>
          </w:r>
        </w:sdtContent>
      </w:sdt>
      <w:r w:rsidR="00461E24">
        <w:t xml:space="preserve">. </w:t>
      </w:r>
      <w:r w:rsidRPr="00EA53DA">
        <w:t>The scope of this project spans years, as the platform libraries were developed by George Mason University and the social structures well defined by social science. The output states of all the agents were summed up and plotted over the simulation time in order to compare the model to classical SIR models. This was an extremely successful simulation given the level of agent complexity was low. Its in-house design</w:t>
      </w:r>
      <w:r w:rsidR="00915C2C">
        <w:t>,</w:t>
      </w:r>
      <w:r w:rsidRPr="00EA53DA">
        <w:t xml:space="preserve"> however</w:t>
      </w:r>
      <w:r w:rsidR="00915C2C">
        <w:t>,</w:t>
      </w:r>
      <w:r w:rsidRPr="00EA53DA">
        <w:t xml:space="preserve"> makes interoperability </w:t>
      </w:r>
      <w:r w:rsidR="00EC4F27" w:rsidRPr="00EA53DA">
        <w:t>a concern. The model used</w:t>
      </w:r>
      <w:r w:rsidR="00EA53DA" w:rsidRPr="00EA53DA">
        <w:t xml:space="preserve"> </w:t>
      </w:r>
      <w:sdt>
        <w:sdtPr>
          <w:id w:val="7595177"/>
          <w:citation/>
        </w:sdtPr>
        <w:sdtContent>
          <w:r w:rsidR="00E87CD5">
            <w:fldChar w:fldCharType="begin"/>
          </w:r>
          <w:r w:rsidR="00EA53DA">
            <w:instrText xml:space="preserve"> CITATION Tew04 \l 1033 </w:instrText>
          </w:r>
          <w:r w:rsidR="00E87CD5">
            <w:fldChar w:fldCharType="separate"/>
          </w:r>
          <w:r w:rsidR="00E5234A">
            <w:rPr>
              <w:noProof/>
            </w:rPr>
            <w:t>(Teweldemedhin, Marwala, &amp; Mueller, 2004)</w:t>
          </w:r>
          <w:r w:rsidR="00E87CD5">
            <w:fldChar w:fldCharType="end"/>
          </w:r>
        </w:sdtContent>
      </w:sdt>
      <w:r w:rsidR="00461E24">
        <w:t xml:space="preserve"> </w:t>
      </w:r>
      <w:r w:rsidRPr="00EA53DA">
        <w:t>achieved a similar end using JADE. This was specific to the case of the HIV virus.</w:t>
      </w:r>
    </w:p>
    <w:p w:rsidR="001C3887" w:rsidRDefault="00F84745" w:rsidP="001C3887">
      <w:pPr>
        <w:pStyle w:val="Heading1"/>
      </w:pPr>
      <w:bookmarkStart w:id="68" w:name="_Toc260057379"/>
      <w:bookmarkEnd w:id="57"/>
      <w:bookmarkEnd w:id="58"/>
      <w:bookmarkEnd w:id="59"/>
      <w:bookmarkEnd w:id="60"/>
      <w:bookmarkEnd w:id="61"/>
      <w:bookmarkEnd w:id="62"/>
      <w:r>
        <w:lastRenderedPageBreak/>
        <w:t>Design Objective</w:t>
      </w:r>
      <w:bookmarkEnd w:id="34"/>
      <w:bookmarkEnd w:id="35"/>
      <w:bookmarkEnd w:id="36"/>
      <w:r w:rsidR="00D0792A">
        <w:t>s</w:t>
      </w:r>
      <w:bookmarkEnd w:id="68"/>
    </w:p>
    <w:p w:rsidR="00B256BD" w:rsidRPr="004F1DB2" w:rsidRDefault="00B256BD" w:rsidP="004F1DB2">
      <w:pPr>
        <w:pStyle w:val="Heading2"/>
      </w:pPr>
      <w:bookmarkStart w:id="69" w:name="_Toc260057380"/>
      <w:r w:rsidRPr="004F1DB2">
        <w:t>Functional Description</w:t>
      </w:r>
      <w:bookmarkEnd w:id="69"/>
    </w:p>
    <w:p w:rsidR="00D21EC3" w:rsidRPr="004069A6" w:rsidRDefault="00D21EC3" w:rsidP="00216EBB">
      <w:pPr>
        <w:pStyle w:val="BodyText"/>
      </w:pPr>
      <w:r w:rsidRPr="004069A6">
        <w:t>The senior design team developed a multi-agent simulation of humans experiencing an epidemic to run on a standard Windows personal computer. The simulation was written in Java and developed using open source software tools and complies with the IEEE FIPA standard for agent communication. The simulation results were to be compared to those of an existing proven epidemiology model.</w:t>
      </w:r>
    </w:p>
    <w:p w:rsidR="00D21EC3" w:rsidRPr="004069A6" w:rsidRDefault="00D21EC3" w:rsidP="00216EBB">
      <w:pPr>
        <w:pStyle w:val="BodyText"/>
      </w:pPr>
      <w:r w:rsidRPr="004069A6">
        <w:t xml:space="preserve">The deliverable of this project is the multi-agent simulation software </w:t>
      </w:r>
      <w:r w:rsidR="00E017A9" w:rsidRPr="004069A6">
        <w:t>Application</w:t>
      </w:r>
      <w:r w:rsidRPr="004069A6">
        <w:t xml:space="preserve">, which includes a graphical user interface (GUI) for simulation control as well as output and run-time observation. The GUI as well as other Java </w:t>
      </w:r>
      <w:r w:rsidR="00E017A9" w:rsidRPr="004069A6">
        <w:t>Application</w:t>
      </w:r>
      <w:r w:rsidRPr="004069A6">
        <w:t>s run locally on individual agents. A user is able to input basic disease parameters which are passed to independent software agents before they are deployed. The agents exhibit some basic human behavior and are represented graphically as dots in</w:t>
      </w:r>
      <w:r w:rsidR="005476B2" w:rsidRPr="004069A6">
        <w:t xml:space="preserve"> a two dimensional space. There</w:t>
      </w:r>
      <w:r w:rsidRPr="004069A6">
        <w:t xml:space="preserve"> they can be seen moving, contracting a disease and passing the disease to other agents. The population of human agents is polled regularly to determine their health status. Sub-populations based on health status are tallied and results saved to a file to be plotted for comparison against existing epidemiological models. MATLAB was used to plot the simulation results as well as the existing mathematical model. </w:t>
      </w:r>
    </w:p>
    <w:p w:rsidR="00D21EC3" w:rsidRDefault="00D21EC3" w:rsidP="00A4049B">
      <w:pPr>
        <w:pStyle w:val="BodyText"/>
      </w:pPr>
      <w:r w:rsidRPr="004069A6">
        <w:t xml:space="preserve">Requirements for the deliverable dictate that the simulation run on a standard personal computer running Windows XP. A PC donated to the project by the Computer Fusion laboratory served as the minimum system requirements, utilizing an Intel Core 2 Duo processor operating at 3.0 GHz </w:t>
      </w:r>
      <w:r w:rsidR="00C70E10" w:rsidRPr="004069A6">
        <w:t>with</w:t>
      </w:r>
      <w:r w:rsidRPr="004069A6">
        <w:t xml:space="preserve"> 3 GB of RAM. The agents created for the simulation were required to comply with the IEEE FIPA standard for multi-agent systems. The entire project was to be developed using only (aside from Windows XP) open source tools to produce a reusable, reconfigurable, freely distributable product. Finally the output of the simulation was required to be a plot in the same form as an existing mathematical model and produce results close to a real world disease case study. </w:t>
      </w:r>
    </w:p>
    <w:p w:rsidR="00B256BD" w:rsidRPr="00D21EC3" w:rsidRDefault="00D21EC3" w:rsidP="002E6EC4">
      <w:pPr>
        <w:pStyle w:val="BodyText"/>
        <w:rPr>
          <w:color w:val="000000"/>
        </w:rPr>
      </w:pPr>
      <w:r>
        <w:t xml:space="preserve">The JADE agent platform was chosen for agent management, as it was both open source and FIPA compliant and ran on the Windows XP/Vista operating systems available in our advisor’s laboratory. The agents are also coded in Java, for which there was some technical support available from the Computer Fusion laboratory. The INGENIAS development kit (IDK) was chosen to model the multi-agent system and generate some Java code for the agent simulation. The IDK is a code generator that allows a developer to layout a multi-agent system graphically. It was developed and is still supported in version 2.8 by the </w:t>
      </w:r>
      <w:r w:rsidR="00286CF1" w:rsidRPr="00500D81">
        <w:t>Universidad Complutense Madrid (UCM)</w:t>
      </w:r>
      <w:r>
        <w:t xml:space="preserve">. An agent structure and a communication protocol, compliant with the IEEE standards, are defined from this layout. The developer provides Java code for tasks and </w:t>
      </w:r>
      <w:r w:rsidR="00E017A9">
        <w:t>Application</w:t>
      </w:r>
      <w:r>
        <w:t xml:space="preserve">s for the agents to execute. </w:t>
      </w:r>
      <w:r w:rsidRPr="004069A6">
        <w:t xml:space="preserve">The model chosen for benchmarking was the </w:t>
      </w:r>
      <w:r w:rsidR="00C70E10" w:rsidRPr="004069A6">
        <w:t>SIR</w:t>
      </w:r>
      <w:r w:rsidRPr="004069A6">
        <w:t xml:space="preserve"> model, a set </w:t>
      </w:r>
      <w:r w:rsidR="00C70E10" w:rsidRPr="004069A6">
        <w:t>of differential equations discussed earli</w:t>
      </w:r>
      <w:r w:rsidRPr="004069A6">
        <w:t xml:space="preserve">er in this paper. The disease chosen was an outbreak of Hong Kong Flu in 1968. </w:t>
      </w:r>
    </w:p>
    <w:p w:rsidR="006A38B1" w:rsidRPr="004F1DB2" w:rsidRDefault="00B256BD" w:rsidP="004F1DB2">
      <w:pPr>
        <w:pStyle w:val="Heading2"/>
      </w:pPr>
      <w:bookmarkStart w:id="70" w:name="_Toc260057381"/>
      <w:r w:rsidRPr="004F1DB2">
        <w:lastRenderedPageBreak/>
        <w:t>Project Partitioning</w:t>
      </w:r>
      <w:bookmarkEnd w:id="70"/>
    </w:p>
    <w:p w:rsidR="00B256BD" w:rsidRDefault="00D21EC3" w:rsidP="00A4049B">
      <w:pPr>
        <w:pStyle w:val="BodyText"/>
      </w:pPr>
      <w:r>
        <w:t xml:space="preserve">The design of this project was partitioned into three major software components: an IDK layout, Java </w:t>
      </w:r>
      <w:r w:rsidR="00E017A9">
        <w:t>Application</w:t>
      </w:r>
      <w:r>
        <w:t xml:space="preserve">s, and SIR modeling. The INGENIAS development kit was used to graphically lay out and define two types of agents, a citizen agent and a coordinator, and the communication between them. Java </w:t>
      </w:r>
      <w:r w:rsidR="00E017A9">
        <w:t>Application</w:t>
      </w:r>
      <w:r>
        <w:t xml:space="preserve">s were developed separately for the agents to utilize during the simulation, including a </w:t>
      </w:r>
      <w:r w:rsidR="00BD4E54">
        <w:t>GUI</w:t>
      </w:r>
      <w:r>
        <w:t xml:space="preserve">. Finally, a mathematical model was researched and demonstrated using MATLAB.  </w:t>
      </w:r>
    </w:p>
    <w:p w:rsidR="00D21EC3" w:rsidRPr="004F1DB2" w:rsidRDefault="00D21EC3" w:rsidP="004F1DB2">
      <w:pPr>
        <w:pStyle w:val="Heading3"/>
      </w:pPr>
      <w:bookmarkStart w:id="71" w:name="_Toc260057382"/>
      <w:r w:rsidRPr="004F1DB2">
        <w:t>INGENIAS Multi-Agent System Layout</w:t>
      </w:r>
      <w:bookmarkEnd w:id="71"/>
    </w:p>
    <w:p w:rsidR="005A7999" w:rsidRDefault="00D21EC3" w:rsidP="00A4049B">
      <w:pPr>
        <w:pStyle w:val="BodyText"/>
      </w:pPr>
      <w:r>
        <w:t>Due to the scope of this project and time constraints</w:t>
      </w:r>
      <w:r w:rsidR="00C6518F">
        <w:t>,</w:t>
      </w:r>
      <w:r>
        <w:t xml:space="preserve"> a code generator was used to define the more basic aspects of agent behavior. The INGENIAS development kit provides an expansive library of agent characteristics represented with graphical icons that can be laid out and connected to form a Specification. </w:t>
      </w:r>
      <w:r w:rsidR="009375F9">
        <w:t>Figure 5</w:t>
      </w:r>
      <w:r>
        <w:t xml:space="preserve"> depicts the development environment. The top-left window contains the diagram types. These include Agent Definitions, Task and Goal Diagram</w:t>
      </w:r>
      <w:r w:rsidR="00BA0D69">
        <w:t>s, and Interaction Models. Below this</w:t>
      </w:r>
      <w:r>
        <w:t xml:space="preserve"> is a window containing all the icons used in the current MAS layout. Each icon is associated with a separate Java file in the project folder. Immediately </w:t>
      </w:r>
      <w:r w:rsidR="00BA0D69">
        <w:t xml:space="preserve">to </w:t>
      </w:r>
      <w:r>
        <w:t xml:space="preserve">the right of that is a tool bar containing all the icons allowed to be placed in the current diagram type. Clicking any of the icons adds it to the model and a file is </w:t>
      </w:r>
      <w:r w:rsidR="00BA0D69">
        <w:t>created</w:t>
      </w:r>
      <w:r>
        <w:t xml:space="preserve"> upon the next code generation, triggered by clicking the “INGENIAS Agent Framework generator” or from the command prompt. Between generations, the layout is saved as an XML file, containing the visual layout of all di</w:t>
      </w:r>
      <w:r w:rsidR="00BA0D69">
        <w:t>agrams, displayed in the main window.</w:t>
      </w:r>
    </w:p>
    <w:p w:rsidR="00961F13" w:rsidRDefault="00D21EC3" w:rsidP="00A4049B">
      <w:pPr>
        <w:pStyle w:val="BodyText"/>
        <w:jc w:val="center"/>
      </w:pPr>
      <w:r>
        <w:rPr>
          <w:noProof/>
        </w:rPr>
        <w:drawing>
          <wp:inline distT="0" distB="0" distL="0" distR="0">
            <wp:extent cx="4871720" cy="3782060"/>
            <wp:effectExtent l="19050" t="0" r="5080" b="0"/>
            <wp:docPr id="14" name="Picture 1" descr="C:\Documents and Settings\723a\Desktop\Bill Moser\Poster Stuff\IngeniasS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723a\Desktop\Bill Moser\Poster Stuff\IngeniasSS.bmp"/>
                    <pic:cNvPicPr>
                      <a:picLocks noChangeAspect="1" noChangeArrowheads="1"/>
                    </pic:cNvPicPr>
                  </pic:nvPicPr>
                  <pic:blipFill>
                    <a:blip r:embed="rId20" cstate="print"/>
                    <a:srcRect/>
                    <a:stretch>
                      <a:fillRect/>
                    </a:stretch>
                  </pic:blipFill>
                  <pic:spPr bwMode="auto">
                    <a:xfrm>
                      <a:off x="0" y="0"/>
                      <a:ext cx="4871720" cy="3782060"/>
                    </a:xfrm>
                    <a:prstGeom prst="rect">
                      <a:avLst/>
                    </a:prstGeom>
                    <a:noFill/>
                    <a:ln w="9525">
                      <a:noFill/>
                      <a:miter lim="800000"/>
                      <a:headEnd/>
                      <a:tailEnd/>
                    </a:ln>
                  </pic:spPr>
                </pic:pic>
              </a:graphicData>
            </a:graphic>
          </wp:inline>
        </w:drawing>
      </w:r>
    </w:p>
    <w:p w:rsidR="00D21EC3" w:rsidRDefault="00961F13" w:rsidP="00961F13">
      <w:pPr>
        <w:pStyle w:val="Caption"/>
      </w:pPr>
      <w:bookmarkStart w:id="72" w:name="_Ref260054559"/>
      <w:bookmarkStart w:id="73" w:name="_Toc260057421"/>
      <w:r>
        <w:t xml:space="preserve">Figure </w:t>
      </w:r>
      <w:fldSimple w:instr=" SEQ Figure \* ARABIC ">
        <w:r w:rsidR="00A47062">
          <w:rPr>
            <w:noProof/>
          </w:rPr>
          <w:t>5</w:t>
        </w:r>
      </w:fldSimple>
      <w:bookmarkEnd w:id="72"/>
      <w:r>
        <w:t>: Screen Shot of the INGENIAS Develop</w:t>
      </w:r>
      <w:r w:rsidR="00A4049B">
        <w:t>m</w:t>
      </w:r>
      <w:r>
        <w:t>ent Environment</w:t>
      </w:r>
      <w:bookmarkEnd w:id="73"/>
    </w:p>
    <w:p w:rsidR="005A7999" w:rsidRDefault="00D21EC3" w:rsidP="0024201F">
      <w:pPr>
        <w:pStyle w:val="BodyText"/>
      </w:pPr>
      <w:r>
        <w:lastRenderedPageBreak/>
        <w:t xml:space="preserve">Only a few of the INGENIAS code structures were used for this project. The Frame Fact is </w:t>
      </w:r>
      <w:r w:rsidR="005E737B">
        <w:t>a J</w:t>
      </w:r>
      <w:r>
        <w:t>ava class used to store information</w:t>
      </w:r>
      <w:r w:rsidR="00886A74">
        <w:t>, as shown in</w:t>
      </w:r>
      <w:r w:rsidR="00A4049B">
        <w:t xml:space="preserve"> </w:t>
      </w:r>
      <w:fldSimple w:instr=" REF _Ref260054616 ">
        <w:r w:rsidR="00A47062">
          <w:t xml:space="preserve">Figure </w:t>
        </w:r>
        <w:r w:rsidR="00A47062">
          <w:rPr>
            <w:noProof/>
          </w:rPr>
          <w:t>6</w:t>
        </w:r>
      </w:fldSimple>
      <w:r>
        <w:t xml:space="preserve">. The only methods </w:t>
      </w:r>
      <w:r w:rsidR="005E737B">
        <w:t xml:space="preserve">provided </w:t>
      </w:r>
      <w:r>
        <w:t>are “set” and “get” methods to retrieve information, but no processing occurs. This object is stored in the Agent Mental State, a vector within the JADE agent.</w:t>
      </w:r>
      <w:r w:rsidR="00886A74">
        <w:t xml:space="preserve"> </w:t>
      </w:r>
    </w:p>
    <w:p w:rsidR="008920AF" w:rsidRDefault="00D21EC3" w:rsidP="0024201F">
      <w:pPr>
        <w:pStyle w:val="BodyText"/>
        <w:jc w:val="center"/>
      </w:pPr>
      <w:r>
        <w:rPr>
          <w:noProof/>
        </w:rPr>
        <w:drawing>
          <wp:inline distT="0" distB="0" distL="0" distR="0">
            <wp:extent cx="1736836" cy="1749972"/>
            <wp:effectExtent l="1905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1742641" cy="1755821"/>
                    </a:xfrm>
                    <a:prstGeom prst="rect">
                      <a:avLst/>
                    </a:prstGeom>
                    <a:noFill/>
                    <a:ln w="9525">
                      <a:noFill/>
                      <a:miter lim="800000"/>
                      <a:headEnd/>
                      <a:tailEnd/>
                    </a:ln>
                  </pic:spPr>
                </pic:pic>
              </a:graphicData>
            </a:graphic>
          </wp:inline>
        </w:drawing>
      </w:r>
    </w:p>
    <w:p w:rsidR="00D21EC3" w:rsidRDefault="008920AF" w:rsidP="008920AF">
      <w:pPr>
        <w:pStyle w:val="Caption"/>
      </w:pPr>
      <w:bookmarkStart w:id="74" w:name="_Ref260054616"/>
      <w:bookmarkStart w:id="75" w:name="_Toc260057422"/>
      <w:r>
        <w:t xml:space="preserve">Figure </w:t>
      </w:r>
      <w:fldSimple w:instr=" SEQ Figure \* ARABIC ">
        <w:r w:rsidR="00A47062">
          <w:rPr>
            <w:noProof/>
          </w:rPr>
          <w:t>6</w:t>
        </w:r>
      </w:fldSimple>
      <w:bookmarkEnd w:id="74"/>
      <w:r>
        <w:t>: INGENIAS Frame Fact Example</w:t>
      </w:r>
      <w:bookmarkEnd w:id="75"/>
    </w:p>
    <w:p w:rsidR="00D21EC3" w:rsidRDefault="00D21EC3" w:rsidP="0024201F">
      <w:pPr>
        <w:pStyle w:val="BodyText"/>
      </w:pPr>
      <w:r>
        <w:t>Goals</w:t>
      </w:r>
      <w:r w:rsidR="00D475FC">
        <w:t xml:space="preserve">, depicted in </w:t>
      </w:r>
      <w:r w:rsidR="00E87CD5">
        <w:fldChar w:fldCharType="begin"/>
      </w:r>
      <w:r w:rsidR="00A4049B">
        <w:instrText xml:space="preserve"> REF _Ref260054656 </w:instrText>
      </w:r>
      <w:r w:rsidR="00E87CD5">
        <w:fldChar w:fldCharType="separate"/>
      </w:r>
      <w:r w:rsidR="00A47062">
        <w:rPr>
          <w:b/>
          <w:bCs/>
        </w:rPr>
        <w:t>Error! Reference source not found.</w:t>
      </w:r>
      <w:r w:rsidR="00E87CD5">
        <w:fldChar w:fldCharType="end"/>
      </w:r>
      <w:r w:rsidR="00D475FC">
        <w:t>,</w:t>
      </w:r>
      <w:r>
        <w:t xml:space="preserve"> are stored in the Agent Mental State in a similar style. Agents take actions based on programmed goals, which can be created at run time as well, to reflect changing priorities.</w:t>
      </w:r>
    </w:p>
    <w:p w:rsidR="004C6C7E" w:rsidRDefault="00D21EC3" w:rsidP="004C6C7E">
      <w:pPr>
        <w:pStyle w:val="BodyText"/>
        <w:keepNext/>
        <w:jc w:val="center"/>
      </w:pPr>
      <w:r>
        <w:rPr>
          <w:noProof/>
        </w:rPr>
        <w:drawing>
          <wp:inline distT="0" distB="0" distL="0" distR="0">
            <wp:extent cx="1250950" cy="592455"/>
            <wp:effectExtent l="19050" t="0" r="635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srcRect/>
                    <a:stretch>
                      <a:fillRect/>
                    </a:stretch>
                  </pic:blipFill>
                  <pic:spPr bwMode="auto">
                    <a:xfrm>
                      <a:off x="0" y="0"/>
                      <a:ext cx="1250950" cy="592455"/>
                    </a:xfrm>
                    <a:prstGeom prst="rect">
                      <a:avLst/>
                    </a:prstGeom>
                    <a:noFill/>
                    <a:ln w="9525">
                      <a:noFill/>
                      <a:miter lim="800000"/>
                      <a:headEnd/>
                      <a:tailEnd/>
                    </a:ln>
                  </pic:spPr>
                </pic:pic>
              </a:graphicData>
            </a:graphic>
          </wp:inline>
        </w:drawing>
      </w:r>
    </w:p>
    <w:p w:rsidR="008920AF" w:rsidRDefault="004C6C7E" w:rsidP="004C6C7E">
      <w:pPr>
        <w:pStyle w:val="Caption"/>
      </w:pPr>
      <w:bookmarkStart w:id="76" w:name="_Toc260057423"/>
      <w:r>
        <w:t xml:space="preserve">Figure </w:t>
      </w:r>
      <w:fldSimple w:instr=" SEQ Figure \* ARABIC ">
        <w:r w:rsidR="00A47062">
          <w:rPr>
            <w:noProof/>
          </w:rPr>
          <w:t>7</w:t>
        </w:r>
      </w:fldSimple>
      <w:r w:rsidRPr="007B6454">
        <w:t>: Agent Goal Icons</w:t>
      </w:r>
      <w:bookmarkEnd w:id="76"/>
    </w:p>
    <w:p w:rsidR="00D21EC3" w:rsidRDefault="00D21EC3" w:rsidP="004C6C7E">
      <w:pPr>
        <w:pStyle w:val="BodyText"/>
      </w:pPr>
      <w:r>
        <w:t>Tasks</w:t>
      </w:r>
      <w:r w:rsidR="00A37E7A">
        <w:t xml:space="preserve">, depicted in </w:t>
      </w:r>
      <w:fldSimple w:instr=" REF _Ref260054680 ">
        <w:r w:rsidR="00A47062">
          <w:t xml:space="preserve">Figure </w:t>
        </w:r>
        <w:r w:rsidR="00A47062">
          <w:rPr>
            <w:noProof/>
          </w:rPr>
          <w:t>8</w:t>
        </w:r>
      </w:fldSimple>
      <w:r w:rsidR="00A37E7A">
        <w:t>,</w:t>
      </w:r>
      <w:r>
        <w:t xml:space="preserve"> are the actions for an agent to execute. Most often these refer to outside </w:t>
      </w:r>
      <w:r w:rsidR="00E017A9">
        <w:t>Application</w:t>
      </w:r>
      <w:r>
        <w:t xml:space="preserve">s, or a few lines of code can execute from within the Task structure. Tasks are executed one at a time, that is, a Task will not begin execution until the last is finished. </w:t>
      </w:r>
    </w:p>
    <w:p w:rsidR="008920AF" w:rsidRDefault="00D21EC3" w:rsidP="004C6C7E">
      <w:pPr>
        <w:pStyle w:val="BodyText"/>
        <w:jc w:val="center"/>
      </w:pPr>
      <w:r>
        <w:rPr>
          <w:noProof/>
        </w:rPr>
        <w:drawing>
          <wp:inline distT="0" distB="0" distL="0" distR="0">
            <wp:extent cx="1521460" cy="511810"/>
            <wp:effectExtent l="19050" t="0" r="254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1521460" cy="511810"/>
                    </a:xfrm>
                    <a:prstGeom prst="rect">
                      <a:avLst/>
                    </a:prstGeom>
                    <a:noFill/>
                    <a:ln w="9525">
                      <a:noFill/>
                      <a:miter lim="800000"/>
                      <a:headEnd/>
                      <a:tailEnd/>
                    </a:ln>
                  </pic:spPr>
                </pic:pic>
              </a:graphicData>
            </a:graphic>
          </wp:inline>
        </w:drawing>
      </w:r>
    </w:p>
    <w:p w:rsidR="00D21EC3" w:rsidRDefault="008920AF" w:rsidP="008920AF">
      <w:pPr>
        <w:pStyle w:val="Caption"/>
      </w:pPr>
      <w:bookmarkStart w:id="77" w:name="_Ref260054680"/>
      <w:bookmarkStart w:id="78" w:name="_Toc260057424"/>
      <w:r>
        <w:t xml:space="preserve">Figure </w:t>
      </w:r>
      <w:fldSimple w:instr=" SEQ Figure \* ARABIC ">
        <w:r w:rsidR="00A47062">
          <w:rPr>
            <w:noProof/>
          </w:rPr>
          <w:t>8</w:t>
        </w:r>
      </w:fldSimple>
      <w:bookmarkEnd w:id="77"/>
      <w:r>
        <w:t>: Agent Task Icons</w:t>
      </w:r>
      <w:bookmarkEnd w:id="78"/>
    </w:p>
    <w:p w:rsidR="00D21EC3" w:rsidRDefault="00D21EC3" w:rsidP="004C6C7E">
      <w:pPr>
        <w:pStyle w:val="BodyText"/>
      </w:pPr>
      <w:r>
        <w:t xml:space="preserve">INGENIAS Conversations are defined using the GRASIA Specification for interactions. This is a defined protocol based on ACL messaging between the JADE agents. Conversations contain an Initiator, which launches the conversation from a Task or </w:t>
      </w:r>
      <w:r w:rsidR="00E017A9">
        <w:t>Application</w:t>
      </w:r>
      <w:r>
        <w:t>, and Collaborators, which can be a single agent or multiple agents of a single type. Conversations use the JADE Yellow Pages to find the correct agent or agent type to be messaged. Once the appropriate parties have been connected, Interaction Units define intermediate steps for messaging and order them in time, e.g. First: Send Invitation, Second: Send Accept Invitation.</w:t>
      </w:r>
    </w:p>
    <w:p w:rsidR="008920AF" w:rsidRDefault="00D21EC3" w:rsidP="004C6C7E">
      <w:pPr>
        <w:pStyle w:val="BodyText"/>
        <w:jc w:val="center"/>
      </w:pPr>
      <w:r>
        <w:rPr>
          <w:noProof/>
        </w:rPr>
        <w:lastRenderedPageBreak/>
        <w:drawing>
          <wp:inline distT="0" distB="0" distL="0" distR="0">
            <wp:extent cx="5991225" cy="2706370"/>
            <wp:effectExtent l="19050" t="0" r="9525"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srcRect/>
                    <a:stretch>
                      <a:fillRect/>
                    </a:stretch>
                  </pic:blipFill>
                  <pic:spPr bwMode="auto">
                    <a:xfrm>
                      <a:off x="0" y="0"/>
                      <a:ext cx="5991225" cy="2706370"/>
                    </a:xfrm>
                    <a:prstGeom prst="rect">
                      <a:avLst/>
                    </a:prstGeom>
                    <a:noFill/>
                    <a:ln w="9525">
                      <a:noFill/>
                      <a:miter lim="800000"/>
                      <a:headEnd/>
                      <a:tailEnd/>
                    </a:ln>
                  </pic:spPr>
                </pic:pic>
              </a:graphicData>
            </a:graphic>
          </wp:inline>
        </w:drawing>
      </w:r>
    </w:p>
    <w:p w:rsidR="00D21EC3" w:rsidRDefault="008920AF" w:rsidP="00B97F4E">
      <w:pPr>
        <w:pStyle w:val="Caption"/>
      </w:pPr>
      <w:bookmarkStart w:id="79" w:name="_Toc260057425"/>
      <w:r>
        <w:t xml:space="preserve">Figure </w:t>
      </w:r>
      <w:fldSimple w:instr=" SEQ Figure \* ARABIC ">
        <w:r w:rsidR="00A47062">
          <w:rPr>
            <w:noProof/>
          </w:rPr>
          <w:t>9</w:t>
        </w:r>
      </w:fldSimple>
      <w:r>
        <w:t>: INGENIAS Interaction Model Using The GRASIA Specification</w:t>
      </w:r>
      <w:bookmarkEnd w:id="79"/>
    </w:p>
    <w:p w:rsidR="00D21EC3" w:rsidRDefault="00D21EC3" w:rsidP="004C6C7E">
      <w:pPr>
        <w:pStyle w:val="BodyText"/>
      </w:pPr>
      <w:r>
        <w:t>The most crucial structure was the INGENIAS JADE Agent</w:t>
      </w:r>
      <w:r w:rsidR="00494248">
        <w:t xml:space="preserve">, depicted in </w:t>
      </w:r>
      <w:fldSimple w:instr=" REF _Ref260054797 ">
        <w:r w:rsidR="00A47062">
          <w:t xml:space="preserve">Figure </w:t>
        </w:r>
        <w:r w:rsidR="00A47062">
          <w:rPr>
            <w:noProof/>
          </w:rPr>
          <w:t>10</w:t>
        </w:r>
      </w:fldSimple>
      <w:r>
        <w:t>. These agents associate al</w:t>
      </w:r>
      <w:r w:rsidR="007F38E9">
        <w:t>l the Goals, T</w:t>
      </w:r>
      <w:r>
        <w:t>asks,</w:t>
      </w:r>
      <w:r w:rsidR="00494248">
        <w:t xml:space="preserve"> Frame Facts, interactions and </w:t>
      </w:r>
      <w:r w:rsidR="00E017A9">
        <w:t>Application</w:t>
      </w:r>
      <w:r>
        <w:t xml:space="preserve">s at startup by including them in vectors within the agent. The agent is responsible for scheduling the Conversations and Tasks sequentially to be executed. The Conversations and Tasks are executed when all specified inputs are present. </w:t>
      </w:r>
      <w:r w:rsidR="00E017A9">
        <w:t>Application</w:t>
      </w:r>
      <w:r>
        <w:t>s are also associated with an icon, although this is merely a placeholder and only class headings are generated.</w:t>
      </w:r>
    </w:p>
    <w:p w:rsidR="008920AF" w:rsidRDefault="00D21EC3" w:rsidP="008920AF">
      <w:pPr>
        <w:pStyle w:val="BodyText"/>
        <w:keepNext/>
        <w:jc w:val="center"/>
      </w:pPr>
      <w:r>
        <w:rPr>
          <w:noProof/>
        </w:rPr>
        <w:drawing>
          <wp:inline distT="0" distB="0" distL="0" distR="0">
            <wp:extent cx="3540760" cy="2040890"/>
            <wp:effectExtent l="19050" t="0" r="254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srcRect/>
                    <a:stretch>
                      <a:fillRect/>
                    </a:stretch>
                  </pic:blipFill>
                  <pic:spPr bwMode="auto">
                    <a:xfrm>
                      <a:off x="0" y="0"/>
                      <a:ext cx="3540760" cy="2040890"/>
                    </a:xfrm>
                    <a:prstGeom prst="rect">
                      <a:avLst/>
                    </a:prstGeom>
                    <a:noFill/>
                    <a:ln w="9525">
                      <a:noFill/>
                      <a:miter lim="800000"/>
                      <a:headEnd/>
                      <a:tailEnd/>
                    </a:ln>
                  </pic:spPr>
                </pic:pic>
              </a:graphicData>
            </a:graphic>
          </wp:inline>
        </w:drawing>
      </w:r>
    </w:p>
    <w:p w:rsidR="00D21EC3" w:rsidRDefault="008920AF" w:rsidP="008920AF">
      <w:pPr>
        <w:pStyle w:val="Caption"/>
      </w:pPr>
      <w:bookmarkStart w:id="80" w:name="_Ref260054797"/>
      <w:bookmarkStart w:id="81" w:name="_Toc260057426"/>
      <w:r>
        <w:t xml:space="preserve">Figure </w:t>
      </w:r>
      <w:fldSimple w:instr=" SEQ Figure \* ARABIC ">
        <w:r w:rsidR="00A47062">
          <w:rPr>
            <w:noProof/>
          </w:rPr>
          <w:t>10</w:t>
        </w:r>
      </w:fldSimple>
      <w:bookmarkEnd w:id="80"/>
      <w:r>
        <w:t>: INGENIAS Agent Definition</w:t>
      </w:r>
      <w:bookmarkEnd w:id="81"/>
    </w:p>
    <w:p w:rsidR="00D21EC3" w:rsidRPr="004F1DB2" w:rsidRDefault="00D21EC3" w:rsidP="004F1DB2">
      <w:pPr>
        <w:pStyle w:val="Heading3"/>
      </w:pPr>
      <w:bookmarkStart w:id="82" w:name="_Toc260057383"/>
      <w:r w:rsidRPr="004F1DB2">
        <w:t xml:space="preserve">Agent </w:t>
      </w:r>
      <w:r w:rsidR="00E017A9" w:rsidRPr="004F1DB2">
        <w:t>Application</w:t>
      </w:r>
      <w:r w:rsidRPr="004F1DB2">
        <w:t>s</w:t>
      </w:r>
      <w:bookmarkEnd w:id="82"/>
    </w:p>
    <w:p w:rsidR="00D21EC3" w:rsidRDefault="00D21EC3" w:rsidP="004C6C7E">
      <w:pPr>
        <w:pStyle w:val="BodyText"/>
      </w:pPr>
      <w:r>
        <w:t xml:space="preserve">INGENIAS Tasks only allow for sequential execution, so any action running in conjunction with other Tasks or continuously during the simulation needed to be developed separately, associated as </w:t>
      </w:r>
      <w:r w:rsidR="00E017A9">
        <w:t>Application</w:t>
      </w:r>
      <w:r>
        <w:t xml:space="preserve">s in INGENIAS, and then threaded. These </w:t>
      </w:r>
      <w:r w:rsidR="00E017A9">
        <w:t>Application</w:t>
      </w:r>
      <w:r>
        <w:t xml:space="preserve">s were developed using the NetBeans integrated development environment (IDE), shown below in Figure </w:t>
      </w:r>
      <w:r w:rsidR="000C27D1">
        <w:t>1</w:t>
      </w:r>
      <w:r>
        <w:t xml:space="preserve">1. </w:t>
      </w:r>
      <w:r w:rsidR="00E017A9">
        <w:t>Application</w:t>
      </w:r>
      <w:r>
        <w:t>s develo</w:t>
      </w:r>
      <w:r w:rsidR="000C27D1">
        <w:t>ped for this simulation include</w:t>
      </w:r>
      <w:r>
        <w:t xml:space="preserve"> a </w:t>
      </w:r>
      <w:r w:rsidR="000C27D1">
        <w:t>GUI</w:t>
      </w:r>
      <w:r>
        <w:t xml:space="preserve">, a disease timer, and a pathing </w:t>
      </w:r>
      <w:r w:rsidR="00E017A9">
        <w:t>Application</w:t>
      </w:r>
      <w:r>
        <w:t>.</w:t>
      </w:r>
    </w:p>
    <w:p w:rsidR="008920AF" w:rsidRDefault="00D21EC3" w:rsidP="008920AF">
      <w:pPr>
        <w:pStyle w:val="BodyText"/>
        <w:keepNext/>
        <w:jc w:val="center"/>
      </w:pPr>
      <w:r>
        <w:rPr>
          <w:noProof/>
        </w:rPr>
        <w:lastRenderedPageBreak/>
        <w:drawing>
          <wp:inline distT="0" distB="0" distL="0" distR="0">
            <wp:extent cx="2845435" cy="2209165"/>
            <wp:effectExtent l="19050" t="0" r="0" b="0"/>
            <wp:docPr id="15" name="Picture 13" descr="C:\Documents and Settings\723a\Desktop\Bill Moser\Poster Stuff\NetBeansS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723a\Desktop\Bill Moser\Poster Stuff\NetBeansSS.bmp"/>
                    <pic:cNvPicPr>
                      <a:picLocks noChangeAspect="1" noChangeArrowheads="1"/>
                    </pic:cNvPicPr>
                  </pic:nvPicPr>
                  <pic:blipFill>
                    <a:blip r:embed="rId26" cstate="print"/>
                    <a:srcRect/>
                    <a:stretch>
                      <a:fillRect/>
                    </a:stretch>
                  </pic:blipFill>
                  <pic:spPr bwMode="auto">
                    <a:xfrm>
                      <a:off x="0" y="0"/>
                      <a:ext cx="2845435" cy="2209165"/>
                    </a:xfrm>
                    <a:prstGeom prst="rect">
                      <a:avLst/>
                    </a:prstGeom>
                    <a:noFill/>
                    <a:ln w="9525">
                      <a:noFill/>
                      <a:miter lim="800000"/>
                      <a:headEnd/>
                      <a:tailEnd/>
                    </a:ln>
                  </pic:spPr>
                </pic:pic>
              </a:graphicData>
            </a:graphic>
          </wp:inline>
        </w:drawing>
      </w:r>
    </w:p>
    <w:p w:rsidR="00D21EC3" w:rsidRDefault="008920AF" w:rsidP="008920AF">
      <w:pPr>
        <w:pStyle w:val="Caption"/>
      </w:pPr>
      <w:bookmarkStart w:id="83" w:name="_Toc260057427"/>
      <w:r>
        <w:t xml:space="preserve">Figure </w:t>
      </w:r>
      <w:fldSimple w:instr=" SEQ Figure \* ARABIC ">
        <w:r w:rsidR="00A47062">
          <w:rPr>
            <w:noProof/>
          </w:rPr>
          <w:t>11</w:t>
        </w:r>
      </w:fldSimple>
      <w:r>
        <w:t>: NetBeans Java Development Environment</w:t>
      </w:r>
      <w:bookmarkEnd w:id="83"/>
    </w:p>
    <w:p w:rsidR="00D21EC3" w:rsidRPr="004F1DB2" w:rsidRDefault="00D21EC3" w:rsidP="004F1DB2">
      <w:pPr>
        <w:pStyle w:val="Heading3"/>
      </w:pPr>
      <w:bookmarkStart w:id="84" w:name="_Toc260057384"/>
      <w:r w:rsidRPr="004F1DB2">
        <w:t>Mathematical Model Comparison</w:t>
      </w:r>
      <w:bookmarkEnd w:id="84"/>
    </w:p>
    <w:p w:rsidR="00D21EC3" w:rsidRDefault="00D21EC3" w:rsidP="004C6C7E">
      <w:pPr>
        <w:pStyle w:val="BodyText"/>
      </w:pPr>
      <w:r>
        <w:t>In order to measure the success of the multi-agent simulation, it was benchmarked against an existing mathematical epidemiology model. A case study attempting to model a real world outbreak using one of these models and the resulting equations were sourced. MATLAB, from the Mathworks, was used to solve one of these differential models and plot the results for comparison.</w:t>
      </w:r>
    </w:p>
    <w:p w:rsidR="00244E5F" w:rsidRDefault="00244E5F" w:rsidP="00244E5F">
      <w:pPr>
        <w:pStyle w:val="Heading1"/>
      </w:pPr>
      <w:bookmarkStart w:id="85" w:name="_Toc260057385"/>
      <w:r>
        <w:t>Results</w:t>
      </w:r>
      <w:bookmarkEnd w:id="85"/>
    </w:p>
    <w:p w:rsidR="008B79BD" w:rsidRPr="004F1DB2" w:rsidRDefault="008B79BD" w:rsidP="004F1DB2">
      <w:pPr>
        <w:pStyle w:val="Heading2"/>
      </w:pPr>
      <w:bookmarkStart w:id="86" w:name="_Toc260057386"/>
      <w:r w:rsidRPr="004F1DB2">
        <w:t>Multi-Agent Simulation</w:t>
      </w:r>
      <w:bookmarkEnd w:id="86"/>
    </w:p>
    <w:p w:rsidR="008B79BD" w:rsidRPr="004F1DB2" w:rsidRDefault="008B79BD" w:rsidP="004F1DB2">
      <w:pPr>
        <w:pStyle w:val="Heading3"/>
      </w:pPr>
      <w:bookmarkStart w:id="87" w:name="_Toc260057387"/>
      <w:r w:rsidRPr="004F1DB2">
        <w:t>System Overview</w:t>
      </w:r>
      <w:bookmarkEnd w:id="87"/>
    </w:p>
    <w:p w:rsidR="008B79BD" w:rsidRDefault="008B79BD" w:rsidP="004C6C7E">
      <w:pPr>
        <w:pStyle w:val="BodyText"/>
      </w:pPr>
      <w:r>
        <w:t xml:space="preserve">The multi-agent simulation </w:t>
      </w:r>
      <w:r w:rsidR="00E017A9">
        <w:t>Application</w:t>
      </w:r>
      <w:r>
        <w:t xml:space="preserve"> was successfully developed using the aforementioned tools and executed on a Windows computer. The agents designed for this project were a Coordinator agent and a Citizen agent. The interaction between them at a system level is illustrated in </w:t>
      </w:r>
      <w:fldSimple w:instr=" REF _Ref260055179 ">
        <w:r w:rsidR="00A47062">
          <w:t xml:space="preserve">Figure </w:t>
        </w:r>
        <w:r w:rsidR="00A47062">
          <w:rPr>
            <w:noProof/>
          </w:rPr>
          <w:t>12</w:t>
        </w:r>
      </w:fldSimple>
      <w:r>
        <w:t>. The simulation is started by deploying a number of susceptible agents into the simulation environment. Then, at least one sick agent is deployed and begins to infect the other agents. The sick agent, when deployed</w:t>
      </w:r>
      <w:r w:rsidR="00A82A6A">
        <w:t>,</w:t>
      </w:r>
      <w:r>
        <w:t xml:space="preserve"> waits a short </w:t>
      </w:r>
      <w:r w:rsidR="00A82A6A">
        <w:t>amount of time to avoid error</w:t>
      </w:r>
      <w:r>
        <w:t xml:space="preserve"> then sends an ACL message to the Coordin</w:t>
      </w:r>
      <w:r w:rsidR="00A82A6A">
        <w:t>ator agent containing the agent’s</w:t>
      </w:r>
      <w:r>
        <w:t xml:space="preserve"> current location as Cartesian coordinates, as well as the length of the infection period and percent transmission chance for the disease currently afflicting the agent. The Coordinator receives the message</w:t>
      </w:r>
      <w:r w:rsidR="00A82A6A">
        <w:t>,</w:t>
      </w:r>
      <w:r>
        <w:t xml:space="preserve"> checks to ensure the agent was indeed infected, and </w:t>
      </w:r>
      <w:r w:rsidR="00A82A6A">
        <w:t xml:space="preserve">then </w:t>
      </w:r>
      <w:r>
        <w:t xml:space="preserve">sends a copy of the message to all Citizens agents. The Citizen agent receives the message and checks to ensure that </w:t>
      </w:r>
      <w:r w:rsidR="003718AE">
        <w:t>it</w:t>
      </w:r>
      <w:r>
        <w:t xml:space="preserve"> is susceptible. If susceptible, the agent generates a random </w:t>
      </w:r>
      <w:commentRangeStart w:id="88"/>
      <w:r>
        <w:t xml:space="preserve">double precision </w:t>
      </w:r>
      <w:commentRangeEnd w:id="88"/>
      <w:r w:rsidR="00400841">
        <w:rPr>
          <w:rStyle w:val="CommentReference"/>
        </w:rPr>
        <w:commentReference w:id="88"/>
      </w:r>
      <w:r>
        <w:t xml:space="preserve">number between zero and one. If this number exceeds the percent infection chance from the ACL message, the agent then checks to see if the position of the infected agent is within range. If the two agents are sufficiently close, the length of infection is applied to the susceptible agent, reduced by the agent’s resistance level – a value ranging from 0.3 to 0.99. The now sick agent counts down this time, representing hours, while attempting to infect other agents. This behavior is designed to </w:t>
      </w:r>
      <w:r w:rsidR="004C1E5E">
        <w:t>test parameters sequentially, reducing</w:t>
      </w:r>
      <w:r>
        <w:t xml:space="preserve"> the amount of computation </w:t>
      </w:r>
      <w:r w:rsidR="004C1E5E">
        <w:t>performed</w:t>
      </w:r>
      <w:r>
        <w:t xml:space="preserve"> </w:t>
      </w:r>
      <w:r>
        <w:lastRenderedPageBreak/>
        <w:t xml:space="preserve">by agents, as well as </w:t>
      </w:r>
      <w:r w:rsidR="00115CEF">
        <w:t xml:space="preserve">reduce </w:t>
      </w:r>
      <w:r>
        <w:t xml:space="preserve">messaging, by including as much information as possible in a single ACL message. </w:t>
      </w:r>
    </w:p>
    <w:p w:rsidR="008920AF" w:rsidRDefault="008B79BD" w:rsidP="008920AF">
      <w:pPr>
        <w:pStyle w:val="BodyText"/>
        <w:keepNext/>
        <w:jc w:val="center"/>
      </w:pPr>
      <w:r>
        <w:rPr>
          <w:noProof/>
        </w:rPr>
        <w:drawing>
          <wp:inline distT="0" distB="0" distL="0" distR="0">
            <wp:extent cx="5562353" cy="3626968"/>
            <wp:effectExtent l="19050" t="0" r="247" b="0"/>
            <wp:docPr id="16" name="Picture 15" descr="C:\Documents and Settings\723a\Desktop\Bill Moser\Poster Stuff\BEHAVI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723a\Desktop\Bill Moser\Poster Stuff\BEHAVIOR.bmp"/>
                    <pic:cNvPicPr>
                      <a:picLocks noChangeAspect="1" noChangeArrowheads="1"/>
                    </pic:cNvPicPr>
                  </pic:nvPicPr>
                  <pic:blipFill>
                    <a:blip r:embed="rId27" cstate="print"/>
                    <a:srcRect/>
                    <a:stretch>
                      <a:fillRect/>
                    </a:stretch>
                  </pic:blipFill>
                  <pic:spPr bwMode="auto">
                    <a:xfrm>
                      <a:off x="0" y="0"/>
                      <a:ext cx="5562177" cy="3626853"/>
                    </a:xfrm>
                    <a:prstGeom prst="rect">
                      <a:avLst/>
                    </a:prstGeom>
                    <a:noFill/>
                    <a:ln w="9525">
                      <a:noFill/>
                      <a:miter lim="800000"/>
                      <a:headEnd/>
                      <a:tailEnd/>
                    </a:ln>
                  </pic:spPr>
                </pic:pic>
              </a:graphicData>
            </a:graphic>
          </wp:inline>
        </w:drawing>
      </w:r>
    </w:p>
    <w:p w:rsidR="008B79BD" w:rsidRPr="00FC35AF" w:rsidRDefault="008920AF" w:rsidP="004C6C7E">
      <w:pPr>
        <w:pStyle w:val="Caption"/>
      </w:pPr>
      <w:bookmarkStart w:id="89" w:name="_Ref260055179"/>
      <w:bookmarkStart w:id="90" w:name="_Toc260057428"/>
      <w:r>
        <w:t xml:space="preserve">Figure </w:t>
      </w:r>
      <w:fldSimple w:instr=" SEQ Figure \* ARABIC ">
        <w:r w:rsidR="00A47062">
          <w:rPr>
            <w:noProof/>
          </w:rPr>
          <w:t>12</w:t>
        </w:r>
      </w:fldSimple>
      <w:bookmarkEnd w:id="89"/>
      <w:r>
        <w:t>: Epidemic Simulation System Behavior</w:t>
      </w:r>
      <w:bookmarkEnd w:id="90"/>
    </w:p>
    <w:p w:rsidR="008B79BD" w:rsidRPr="004F1DB2" w:rsidRDefault="008B79BD" w:rsidP="004F1DB2">
      <w:pPr>
        <w:pStyle w:val="Heading3"/>
      </w:pPr>
      <w:bookmarkStart w:id="91" w:name="_Toc260057388"/>
      <w:r w:rsidRPr="004F1DB2">
        <w:lastRenderedPageBreak/>
        <w:t>INGENIAS Multi-Agent System Specification</w:t>
      </w:r>
      <w:bookmarkEnd w:id="91"/>
    </w:p>
    <w:p w:rsidR="008B79BD" w:rsidRDefault="008B79BD" w:rsidP="008B79BD">
      <w:pPr>
        <w:pStyle w:val="Heading4"/>
      </w:pPr>
      <w:r>
        <w:t>Citizen Agent Definition</w:t>
      </w:r>
    </w:p>
    <w:p w:rsidR="008920AF" w:rsidRDefault="008B79BD" w:rsidP="00813044">
      <w:pPr>
        <w:pStyle w:val="BodyText"/>
        <w:jc w:val="center"/>
      </w:pPr>
      <w:r>
        <w:rPr>
          <w:noProof/>
        </w:rPr>
        <w:drawing>
          <wp:inline distT="0" distB="0" distL="0" distR="0">
            <wp:extent cx="6334760" cy="3884295"/>
            <wp:effectExtent l="1905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srcRect/>
                    <a:stretch>
                      <a:fillRect/>
                    </a:stretch>
                  </pic:blipFill>
                  <pic:spPr bwMode="auto">
                    <a:xfrm>
                      <a:off x="0" y="0"/>
                      <a:ext cx="6334760" cy="3884295"/>
                    </a:xfrm>
                    <a:prstGeom prst="rect">
                      <a:avLst/>
                    </a:prstGeom>
                    <a:noFill/>
                    <a:ln w="9525">
                      <a:noFill/>
                      <a:miter lim="800000"/>
                      <a:headEnd/>
                      <a:tailEnd/>
                    </a:ln>
                  </pic:spPr>
                </pic:pic>
              </a:graphicData>
            </a:graphic>
          </wp:inline>
        </w:drawing>
      </w:r>
    </w:p>
    <w:p w:rsidR="008B79BD" w:rsidRDefault="008920AF" w:rsidP="008920AF">
      <w:pPr>
        <w:pStyle w:val="Caption"/>
      </w:pPr>
      <w:bookmarkStart w:id="92" w:name="_Ref260055524"/>
      <w:bookmarkStart w:id="93" w:name="_Toc260057429"/>
      <w:r>
        <w:t xml:space="preserve">Figure </w:t>
      </w:r>
      <w:fldSimple w:instr=" SEQ Figure \* ARABIC ">
        <w:r w:rsidR="00A47062">
          <w:rPr>
            <w:noProof/>
          </w:rPr>
          <w:t>13</w:t>
        </w:r>
      </w:fldSimple>
      <w:bookmarkEnd w:id="92"/>
      <w:r>
        <w:t>: Citizen Agent Diagram</w:t>
      </w:r>
      <w:bookmarkEnd w:id="93"/>
    </w:p>
    <w:p w:rsidR="008B79BD" w:rsidRDefault="008B79BD" w:rsidP="00813044">
      <w:pPr>
        <w:pStyle w:val="BodyText"/>
      </w:pPr>
      <w:r>
        <w:t xml:space="preserve">The Citizen Agent definition diagram is shown above in </w:t>
      </w:r>
      <w:fldSimple w:instr=" REF _Ref260055524 ">
        <w:r w:rsidR="00A47062">
          <w:t xml:space="preserve">Figure </w:t>
        </w:r>
        <w:r w:rsidR="00A47062">
          <w:rPr>
            <w:noProof/>
          </w:rPr>
          <w:t>13</w:t>
        </w:r>
      </w:fldSimple>
      <w:r>
        <w:t xml:space="preserve">. The Citizen agent performs five types of tasks, pursues three goals, accesses two </w:t>
      </w:r>
      <w:r w:rsidR="00E017A9">
        <w:t>Application</w:t>
      </w:r>
      <w:r>
        <w:t>s</w:t>
      </w:r>
      <w:r w:rsidR="00722D30">
        <w:t>,</w:t>
      </w:r>
      <w:r>
        <w:t xml:space="preserve"> and retains some information in two Frame Facts. These are described in further detail below.</w:t>
      </w:r>
    </w:p>
    <w:p w:rsidR="008B79BD" w:rsidRDefault="008B79BD" w:rsidP="008B79BD">
      <w:pPr>
        <w:pStyle w:val="Heading4"/>
      </w:pPr>
      <w:r>
        <w:lastRenderedPageBreak/>
        <w:t>Citizen Agent Tasks</w:t>
      </w:r>
    </w:p>
    <w:p w:rsidR="008920AF" w:rsidRDefault="008B79BD" w:rsidP="00813044">
      <w:pPr>
        <w:pStyle w:val="BodyText"/>
        <w:jc w:val="center"/>
      </w:pPr>
      <w:r>
        <w:rPr>
          <w:noProof/>
        </w:rPr>
        <w:drawing>
          <wp:inline distT="0" distB="0" distL="0" distR="0">
            <wp:extent cx="5728607" cy="3324489"/>
            <wp:effectExtent l="19050" t="0" r="5443" b="0"/>
            <wp:docPr id="22" name="Picture 22" descr="C:\Documents and Settings\723a\Desktop\Bill Moser\Poster Stuff\CitizenTasksWithNumber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723a\Desktop\Bill Moser\Poster Stuff\CitizenTasksWithNumbers.bmp"/>
                    <pic:cNvPicPr>
                      <a:picLocks noChangeAspect="1" noChangeArrowheads="1"/>
                    </pic:cNvPicPr>
                  </pic:nvPicPr>
                  <pic:blipFill>
                    <a:blip r:embed="rId29" cstate="print"/>
                    <a:srcRect/>
                    <a:stretch>
                      <a:fillRect/>
                    </a:stretch>
                  </pic:blipFill>
                  <pic:spPr bwMode="auto">
                    <a:xfrm>
                      <a:off x="0" y="0"/>
                      <a:ext cx="5733501" cy="3327329"/>
                    </a:xfrm>
                    <a:prstGeom prst="rect">
                      <a:avLst/>
                    </a:prstGeom>
                    <a:noFill/>
                    <a:ln w="9525">
                      <a:noFill/>
                      <a:miter lim="800000"/>
                      <a:headEnd/>
                      <a:tailEnd/>
                    </a:ln>
                  </pic:spPr>
                </pic:pic>
              </a:graphicData>
            </a:graphic>
          </wp:inline>
        </w:drawing>
      </w:r>
    </w:p>
    <w:p w:rsidR="008B79BD" w:rsidRDefault="008920AF" w:rsidP="008920AF">
      <w:pPr>
        <w:pStyle w:val="Caption"/>
      </w:pPr>
      <w:bookmarkStart w:id="94" w:name="_Ref260055641"/>
      <w:bookmarkStart w:id="95" w:name="_Toc260057430"/>
      <w:r>
        <w:t xml:space="preserve">Figure </w:t>
      </w:r>
      <w:fldSimple w:instr=" SEQ Figure \* ARABIC ">
        <w:r w:rsidR="00A47062">
          <w:rPr>
            <w:noProof/>
          </w:rPr>
          <w:t>14</w:t>
        </w:r>
      </w:fldSimple>
      <w:bookmarkEnd w:id="94"/>
      <w:r>
        <w:t>: Citizen Task Diagram</w:t>
      </w:r>
      <w:bookmarkEnd w:id="95"/>
    </w:p>
    <w:p w:rsidR="008B79BD" w:rsidRDefault="008B79BD" w:rsidP="00813044">
      <w:pPr>
        <w:pStyle w:val="BodyText"/>
      </w:pPr>
      <w:r>
        <w:t xml:space="preserve">The Tasks layout for the Citizen agent is shown above in </w:t>
      </w:r>
      <w:fldSimple w:instr=" REF _Ref260055641 ">
        <w:r w:rsidR="00A47062">
          <w:t xml:space="preserve">Figure </w:t>
        </w:r>
        <w:r w:rsidR="00A47062">
          <w:rPr>
            <w:noProof/>
          </w:rPr>
          <w:t>14</w:t>
        </w:r>
      </w:fldSimple>
      <w:r>
        <w:t xml:space="preserve">, with the Tasks numbered. InitializeTask (1), takes in the percent infection chance and length time infected from the user and stores it in a “CitizenStatus” Frame Fact along with an Agent Identification Number, starting from one (Agent1). Since the disease is stored in each agent at deployment, disease parameters can be adjusted to allow for multiple infections within one simulation. InitializeTask also accesses an </w:t>
      </w:r>
      <w:r w:rsidR="00E017A9">
        <w:t>Application</w:t>
      </w:r>
      <w:r>
        <w:t>, LocApp</w:t>
      </w:r>
      <w:r w:rsidR="00202233">
        <w:t>,</w:t>
      </w:r>
      <w:r>
        <w:t xml:space="preserve"> to produce a random home and work location for the agent to travel between, as well as the path in between</w:t>
      </w:r>
      <w:r w:rsidR="00202233">
        <w:t>.</w:t>
      </w:r>
      <w:r>
        <w:t xml:space="preserve"> </w:t>
      </w:r>
      <w:r w:rsidR="00202233">
        <w:t>These values are stored</w:t>
      </w:r>
      <w:r>
        <w:t xml:space="preserve"> in CitizenStatus. After completion, the Task produces a dummy object, CoordCitConsume. The next task, CommuteTask (2), will not execute until this object exists. This is to ensure the </w:t>
      </w:r>
      <w:r w:rsidR="000D1293">
        <w:t xml:space="preserve">intended </w:t>
      </w:r>
      <w:r>
        <w:t>order of execution, as Tasks a</w:t>
      </w:r>
      <w:r w:rsidR="000D1293">
        <w:t xml:space="preserve">re typically scheduled randomly </w:t>
      </w:r>
      <w:r>
        <w:t>according to the INGENIAS framework. After CommuteTask takes the dummy input</w:t>
      </w:r>
      <w:r w:rsidR="00EC3A6F">
        <w:t>,</w:t>
      </w:r>
      <w:r>
        <w:t xml:space="preserve"> it accesses the </w:t>
      </w:r>
      <w:r w:rsidR="00E017A9">
        <w:t>Application</w:t>
      </w:r>
      <w:r>
        <w:t>, CoordApp</w:t>
      </w:r>
      <w:r w:rsidR="00EC3A6F">
        <w:t>,</w:t>
      </w:r>
      <w:r>
        <w:t xml:space="preserve"> to start the agent </w:t>
      </w:r>
      <w:r w:rsidR="00EC3A6F">
        <w:t>moving</w:t>
      </w:r>
      <w:r>
        <w:t xml:space="preserve"> between work and home. This is the extent of our human behavior. The majority of individuals in a society have jobs to which the</w:t>
      </w:r>
      <w:r w:rsidR="000C27AA">
        <w:t>y</w:t>
      </w:r>
      <w:r>
        <w:t xml:space="preserve"> commute daily, so </w:t>
      </w:r>
      <w:r w:rsidR="000C27AA">
        <w:t xml:space="preserve">the senior design group has modeled </w:t>
      </w:r>
      <w:r>
        <w:t xml:space="preserve">agents </w:t>
      </w:r>
      <w:r w:rsidR="000C27AA">
        <w:t xml:space="preserve">to </w:t>
      </w:r>
      <w:r>
        <w:t>travel back and forth between the two as well. If the agent is deployed as a sick agent, CoordApp produces an event “DoWaitForSick” which is the input necessary to begin WaitForSick (3). This task retrieves the current location of the sick agent</w:t>
      </w:r>
      <w:r w:rsidR="008B5E95">
        <w:t>,</w:t>
      </w:r>
      <w:r>
        <w:t xml:space="preserve"> along with its agent ID</w:t>
      </w:r>
      <w:r w:rsidR="008B5E95">
        <w:t>,</w:t>
      </w:r>
      <w:r>
        <w:t xml:space="preserve"> and launches a conversation to send it to the Coordinator agent. The conversation diag</w:t>
      </w:r>
      <w:r w:rsidR="008B5E95">
        <w:t>ram is shown earlier in Figure 6</w:t>
      </w:r>
      <w:r>
        <w:t xml:space="preserve">. The ReportSick Task (4) sends the agent ID, current location, percent infection chance for the disease and the length of the infection to the Coordinator agent. If the Citizen agent is susceptible, the GetSick Task (5) infects the agent using the CoordApp </w:t>
      </w:r>
      <w:r w:rsidR="00E017A9">
        <w:t>Application</w:t>
      </w:r>
      <w:r>
        <w:t xml:space="preserve"> when it receives a message from the coordinator agent, shown as a Frame Fact, “SendSickLocFF.”</w:t>
      </w:r>
    </w:p>
    <w:p w:rsidR="008B79BD" w:rsidRDefault="008B79BD" w:rsidP="008B79BD">
      <w:pPr>
        <w:pStyle w:val="Heading4"/>
      </w:pPr>
      <w:r>
        <w:lastRenderedPageBreak/>
        <w:t xml:space="preserve">Citizen Agent </w:t>
      </w:r>
      <w:r w:rsidR="00E017A9">
        <w:t>Application</w:t>
      </w:r>
      <w:r>
        <w:t>s</w:t>
      </w:r>
    </w:p>
    <w:p w:rsidR="008B79BD" w:rsidRDefault="008B79BD" w:rsidP="00813044">
      <w:pPr>
        <w:pStyle w:val="BodyText"/>
      </w:pPr>
      <w:r>
        <w:t xml:space="preserve">The INGENIAS code generator creates a class heading in Java with whatever abstract methods the designer believes </w:t>
      </w:r>
      <w:r w:rsidR="00F23F9B">
        <w:t>he or she</w:t>
      </w:r>
      <w:r>
        <w:t xml:space="preserve"> will need. The designer then creates another class to overwrite these abstract methods with actual code. </w:t>
      </w:r>
      <w:r w:rsidR="00417833">
        <w:t xml:space="preserve">The Citizen agent is associated with two </w:t>
      </w:r>
      <w:r w:rsidR="00E017A9">
        <w:t>Application</w:t>
      </w:r>
      <w:r w:rsidR="00417833">
        <w:t>s, which are instanced once for every Citizen agent deployed</w:t>
      </w:r>
      <w:r>
        <w:t xml:space="preserve"> so </w:t>
      </w:r>
      <w:r w:rsidR="00417833">
        <w:t xml:space="preserve">that </w:t>
      </w:r>
      <w:r>
        <w:t xml:space="preserve">all public methods and variables associated with the </w:t>
      </w:r>
      <w:r w:rsidR="00E017A9">
        <w:t>Application</w:t>
      </w:r>
      <w:r>
        <w:t xml:space="preserve"> are unique to th</w:t>
      </w:r>
      <w:r w:rsidR="00417833">
        <w:t>e</w:t>
      </w:r>
      <w:r>
        <w:t xml:space="preserve"> instance associated with the agent. LocApp was developed first and provides some utilities for the agent. The method agentMove</w:t>
      </w:r>
      <w:r w:rsidR="00AA5822">
        <w:t>()</w:t>
      </w:r>
      <w:r>
        <w:t xml:space="preserve"> returns a random set of Cartesian coordinates for the agents</w:t>
      </w:r>
      <w:r w:rsidR="00AA5822">
        <w:t>’</w:t>
      </w:r>
      <w:r>
        <w:t xml:space="preserve"> home and work locations within the maximum size of the simulation environment. It then </w:t>
      </w:r>
      <w:r w:rsidR="00AA5822">
        <w:t>interpolates</w:t>
      </w:r>
      <w:r>
        <w:t xml:space="preserve"> a path between the two with a random number of intermediate points ranging from thirty to fifty. LocApp also provides a method that calls another class, Sickness. If an agent is scheduled to be infected, the getSick</w:t>
      </w:r>
      <w:r w:rsidR="000405C2">
        <w:t>()</w:t>
      </w:r>
      <w:r>
        <w:t xml:space="preserve"> method is called. This takes the length of the infection period and a resistance level and starts a sickness counter. The counter decrements the reduced infection period each time step, to represent a human recovering from a disease. This method must run continuously during the simulation, so it was threaded using Java’s Thread.start() method, shown in Figure 1</w:t>
      </w:r>
      <w:r w:rsidR="000405C2">
        <w:t>5</w:t>
      </w:r>
      <w:r>
        <w:t>. The counter counts down in milliseconds using the Thread.sleep() method and then stops counting with the sickness counter reaches zero with Thread.yield().</w:t>
      </w:r>
    </w:p>
    <w:p w:rsidR="008920AF" w:rsidRDefault="008B79BD" w:rsidP="00813044">
      <w:pPr>
        <w:pStyle w:val="BodyText"/>
        <w:jc w:val="center"/>
      </w:pPr>
      <w:r>
        <w:rPr>
          <w:noProof/>
        </w:rPr>
        <w:drawing>
          <wp:inline distT="0" distB="0" distL="0" distR="0">
            <wp:extent cx="5526727" cy="1252318"/>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srcRect/>
                    <a:stretch>
                      <a:fillRect/>
                    </a:stretch>
                  </pic:blipFill>
                  <pic:spPr bwMode="auto">
                    <a:xfrm>
                      <a:off x="0" y="0"/>
                      <a:ext cx="5551996" cy="1258044"/>
                    </a:xfrm>
                    <a:prstGeom prst="rect">
                      <a:avLst/>
                    </a:prstGeom>
                    <a:noFill/>
                    <a:ln w="9525">
                      <a:noFill/>
                      <a:miter lim="800000"/>
                      <a:headEnd/>
                      <a:tailEnd/>
                    </a:ln>
                  </pic:spPr>
                </pic:pic>
              </a:graphicData>
            </a:graphic>
          </wp:inline>
        </w:drawing>
      </w:r>
    </w:p>
    <w:p w:rsidR="008B79BD" w:rsidRDefault="008920AF" w:rsidP="00813044">
      <w:pPr>
        <w:pStyle w:val="Caption"/>
      </w:pPr>
      <w:bookmarkStart w:id="96" w:name="_Toc260057431"/>
      <w:r>
        <w:t xml:space="preserve">Figure </w:t>
      </w:r>
      <w:fldSimple w:instr=" SEQ Figure \* ARABIC ">
        <w:r w:rsidR="00A47062">
          <w:rPr>
            <w:noProof/>
          </w:rPr>
          <w:t>15</w:t>
        </w:r>
      </w:fldSimple>
      <w:r>
        <w:t>: Threading Background Actions</w:t>
      </w:r>
      <w:bookmarkEnd w:id="96"/>
    </w:p>
    <w:p w:rsidR="008B79BD" w:rsidRDefault="008B79BD" w:rsidP="00813044">
      <w:pPr>
        <w:pStyle w:val="BodyText"/>
      </w:pPr>
      <w:r>
        <w:t xml:space="preserve">The second </w:t>
      </w:r>
      <w:r w:rsidR="00E017A9">
        <w:t>Application</w:t>
      </w:r>
      <w:r>
        <w:t xml:space="preserve"> used by Citizen agents is CoordApp. CoordApp’s main function is to move the agent, each time step to the next location in its path array. This is another threaded method, as the agents move back and forth continuously. If during its movement, it becomes infected, it produces the event DoWaitForSick, discussed earlier. CoordApp also provides a method to test if another agent is close to its current position. This distance checking uses the Pythagorean Theorem to find the distance between two points and returns a Boolean value indicating whether the two points are within a threshold, which was thirty pixels for our simulation. This method of determining if multiple entities are close to each other distributes the computation</w:t>
      </w:r>
      <w:r w:rsidR="00E017A9">
        <w:t>al burden</w:t>
      </w:r>
      <w:r>
        <w:t xml:space="preserve"> across all agents and is used in video game design.</w:t>
      </w:r>
    </w:p>
    <w:p w:rsidR="009C438A" w:rsidRDefault="009C438A" w:rsidP="008B79BD"/>
    <w:p w:rsidR="009C438A" w:rsidRDefault="009C438A" w:rsidP="008B79BD"/>
    <w:p w:rsidR="009C438A" w:rsidRDefault="009C438A" w:rsidP="008B79BD"/>
    <w:p w:rsidR="009C438A" w:rsidRDefault="009C438A" w:rsidP="008B79BD"/>
    <w:p w:rsidR="009C438A" w:rsidRDefault="009C438A" w:rsidP="008B79BD"/>
    <w:p w:rsidR="009C438A" w:rsidRDefault="009C438A" w:rsidP="008B79BD"/>
    <w:p w:rsidR="008B79BD" w:rsidRDefault="008B79BD" w:rsidP="008B79BD">
      <w:pPr>
        <w:pStyle w:val="Heading4"/>
      </w:pPr>
      <w:r>
        <w:lastRenderedPageBreak/>
        <w:t>Coordinator Agent Definition</w:t>
      </w:r>
    </w:p>
    <w:p w:rsidR="008B79BD" w:rsidRDefault="008B79BD" w:rsidP="008B79BD">
      <w:pPr>
        <w:ind w:firstLine="709"/>
      </w:pPr>
    </w:p>
    <w:p w:rsidR="008920AF" w:rsidRDefault="008B79BD" w:rsidP="008920AF">
      <w:pPr>
        <w:keepNext/>
      </w:pPr>
      <w:r>
        <w:rPr>
          <w:noProof/>
        </w:rPr>
        <w:drawing>
          <wp:inline distT="0" distB="0" distL="0" distR="0">
            <wp:extent cx="6049645" cy="2743200"/>
            <wp:effectExtent l="1905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srcRect/>
                    <a:stretch>
                      <a:fillRect/>
                    </a:stretch>
                  </pic:blipFill>
                  <pic:spPr bwMode="auto">
                    <a:xfrm>
                      <a:off x="0" y="0"/>
                      <a:ext cx="6049645" cy="2743200"/>
                    </a:xfrm>
                    <a:prstGeom prst="rect">
                      <a:avLst/>
                    </a:prstGeom>
                    <a:noFill/>
                    <a:ln w="9525">
                      <a:noFill/>
                      <a:miter lim="800000"/>
                      <a:headEnd/>
                      <a:tailEnd/>
                    </a:ln>
                  </pic:spPr>
                </pic:pic>
              </a:graphicData>
            </a:graphic>
          </wp:inline>
        </w:drawing>
      </w:r>
    </w:p>
    <w:p w:rsidR="008B79BD" w:rsidRDefault="008920AF" w:rsidP="008920AF">
      <w:pPr>
        <w:pStyle w:val="Caption"/>
      </w:pPr>
      <w:bookmarkStart w:id="97" w:name="_Ref260056080"/>
      <w:bookmarkStart w:id="98" w:name="_Toc260057432"/>
      <w:r>
        <w:t xml:space="preserve">Figure </w:t>
      </w:r>
      <w:fldSimple w:instr=" SEQ Figure \* ARABIC ">
        <w:r w:rsidR="00A47062">
          <w:rPr>
            <w:noProof/>
          </w:rPr>
          <w:t>16</w:t>
        </w:r>
      </w:fldSimple>
      <w:bookmarkEnd w:id="97"/>
      <w:r>
        <w:t>: Coordinator Agent Diagram</w:t>
      </w:r>
      <w:bookmarkEnd w:id="98"/>
    </w:p>
    <w:p w:rsidR="009C438A" w:rsidRDefault="008B79BD" w:rsidP="00D77948">
      <w:pPr>
        <w:pStyle w:val="BodyText"/>
      </w:pPr>
      <w:r>
        <w:t xml:space="preserve">The Coordinator Agent definition diagram is shown above in </w:t>
      </w:r>
      <w:fldSimple w:instr=" REF _Ref260056080 ">
        <w:r w:rsidR="00A47062">
          <w:t xml:space="preserve">Figure </w:t>
        </w:r>
        <w:r w:rsidR="00A47062">
          <w:rPr>
            <w:noProof/>
          </w:rPr>
          <w:t>16</w:t>
        </w:r>
      </w:fldSimple>
      <w:r>
        <w:t xml:space="preserve">. The Coordinator agent performs two types of tasks, pursues three goals, and accesses one </w:t>
      </w:r>
      <w:r w:rsidR="00E017A9">
        <w:t>Application</w:t>
      </w:r>
      <w:r>
        <w:t>. These are described in further detail below.</w:t>
      </w:r>
    </w:p>
    <w:p w:rsidR="00D77948" w:rsidRDefault="008B79BD" w:rsidP="00D77948">
      <w:pPr>
        <w:pStyle w:val="Heading4"/>
      </w:pPr>
      <w:r>
        <w:lastRenderedPageBreak/>
        <w:t>Coordinator Agent Tasks</w:t>
      </w:r>
    </w:p>
    <w:p w:rsidR="00D77948" w:rsidRDefault="008B79BD" w:rsidP="00D77948">
      <w:pPr>
        <w:pStyle w:val="BodyText"/>
        <w:keepNext/>
        <w:jc w:val="center"/>
      </w:pPr>
      <w:r>
        <w:rPr>
          <w:noProof/>
        </w:rPr>
        <w:drawing>
          <wp:inline distT="0" distB="0" distL="0" distR="0">
            <wp:extent cx="5253594" cy="3728918"/>
            <wp:effectExtent l="19050" t="0" r="4206" b="0"/>
            <wp:docPr id="37" name="Picture 37" descr="C:\Documents and Settings\723a\Desktop\Bill Moser\Poster Stuff\coordtasksNUmber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ocuments and Settings\723a\Desktop\Bill Moser\Poster Stuff\coordtasksNUmbers.bmp"/>
                    <pic:cNvPicPr>
                      <a:picLocks noChangeAspect="1" noChangeArrowheads="1"/>
                    </pic:cNvPicPr>
                  </pic:nvPicPr>
                  <pic:blipFill>
                    <a:blip r:embed="rId32" cstate="print"/>
                    <a:srcRect/>
                    <a:stretch>
                      <a:fillRect/>
                    </a:stretch>
                  </pic:blipFill>
                  <pic:spPr bwMode="auto">
                    <a:xfrm>
                      <a:off x="0" y="0"/>
                      <a:ext cx="5258082" cy="3732103"/>
                    </a:xfrm>
                    <a:prstGeom prst="rect">
                      <a:avLst/>
                    </a:prstGeom>
                    <a:noFill/>
                    <a:ln w="9525">
                      <a:noFill/>
                      <a:miter lim="800000"/>
                      <a:headEnd/>
                      <a:tailEnd/>
                    </a:ln>
                  </pic:spPr>
                </pic:pic>
              </a:graphicData>
            </a:graphic>
          </wp:inline>
        </w:drawing>
      </w:r>
    </w:p>
    <w:p w:rsidR="008920AF" w:rsidRDefault="00D77948" w:rsidP="00D77948">
      <w:pPr>
        <w:pStyle w:val="Caption"/>
      </w:pPr>
      <w:bookmarkStart w:id="99" w:name="_Ref260056260"/>
      <w:bookmarkStart w:id="100" w:name="_Toc260057433"/>
      <w:r>
        <w:t xml:space="preserve">Figure </w:t>
      </w:r>
      <w:fldSimple w:instr=" SEQ Figure \* ARABIC ">
        <w:r w:rsidR="00A47062">
          <w:rPr>
            <w:noProof/>
          </w:rPr>
          <w:t>17</w:t>
        </w:r>
      </w:fldSimple>
      <w:bookmarkEnd w:id="99"/>
      <w:r w:rsidRPr="007F1093">
        <w:t>: Coordinator Agent Task Diagram</w:t>
      </w:r>
      <w:bookmarkEnd w:id="100"/>
    </w:p>
    <w:p w:rsidR="008B79BD" w:rsidRDefault="008B79BD" w:rsidP="00D77948">
      <w:pPr>
        <w:pStyle w:val="BodyText"/>
      </w:pPr>
      <w:r>
        <w:t xml:space="preserve">The Tasks layout for the Coordinator agent is shown above in </w:t>
      </w:r>
      <w:fldSimple w:instr=" REF _Ref260056260 ">
        <w:r w:rsidR="00A47062">
          <w:t xml:space="preserve">Figure </w:t>
        </w:r>
        <w:r w:rsidR="00A47062">
          <w:rPr>
            <w:noProof/>
          </w:rPr>
          <w:t>17</w:t>
        </w:r>
      </w:fldSimple>
      <w:r>
        <w:t>, with the Tasks numbered. TestTask (1</w:t>
      </w:r>
      <w:r w:rsidR="007A6C4A">
        <w:t>)</w:t>
      </w:r>
      <w:r>
        <w:t xml:space="preserve"> waits to receive the Frame Fact “ReportFF” from an ACL message from a sick Citizen agent. When the Coordinator receives the message, it launches a conversation with all Citizen agents. The Task, SendSic</w:t>
      </w:r>
      <w:r w:rsidR="002E4525">
        <w:t>kLocTask (2) sends a copy of the</w:t>
      </w:r>
      <w:r>
        <w:t xml:space="preserve"> message, </w:t>
      </w:r>
      <w:r w:rsidR="002E4525">
        <w:t>“</w:t>
      </w:r>
      <w:r>
        <w:t>SendSickLocFF</w:t>
      </w:r>
      <w:r w:rsidR="002E4525">
        <w:t>”</w:t>
      </w:r>
      <w:r>
        <w:t xml:space="preserve"> containing the sick agent</w:t>
      </w:r>
      <w:r w:rsidR="002E4525">
        <w:t>’</w:t>
      </w:r>
      <w:r>
        <w:t>s ID, location and infection parameters out to all agents for them to process. These Tasks should be executed sequentially, so their behavior was coded within the INGENIAS generated Task code.</w:t>
      </w:r>
    </w:p>
    <w:p w:rsidR="008B79BD" w:rsidRPr="008B79BD" w:rsidRDefault="008B79BD" w:rsidP="008B79BD">
      <w:pPr>
        <w:pStyle w:val="Heading4"/>
      </w:pPr>
      <w:r>
        <w:t xml:space="preserve">Coordinator Agent </w:t>
      </w:r>
      <w:r w:rsidR="00E017A9">
        <w:t>Application</w:t>
      </w:r>
    </w:p>
    <w:p w:rsidR="008B79BD" w:rsidRDefault="002E4525" w:rsidP="00D77948">
      <w:pPr>
        <w:pStyle w:val="BodyText"/>
      </w:pPr>
      <w:r>
        <w:t xml:space="preserve">The Coordinator </w:t>
      </w:r>
      <w:r w:rsidR="008B79BD">
        <w:t xml:space="preserve">accesses one complex </w:t>
      </w:r>
      <w:r w:rsidR="00E017A9">
        <w:t>Application</w:t>
      </w:r>
      <w:r w:rsidR="008B79BD">
        <w:t xml:space="preserve">, called AgentWindowApp. This </w:t>
      </w:r>
      <w:r w:rsidR="00E017A9">
        <w:t>Application</w:t>
      </w:r>
      <w:r w:rsidR="008B79BD">
        <w:t xml:space="preserve"> is the entire </w:t>
      </w:r>
      <w:r>
        <w:t>front-end</w:t>
      </w:r>
      <w:r w:rsidR="008B79BD">
        <w:t xml:space="preserve"> graphical user interface (GUI) for th</w:t>
      </w:r>
      <w:r>
        <w:t>e simulation. Even if multiple C</w:t>
      </w:r>
      <w:r w:rsidR="008B79BD">
        <w:t xml:space="preserve">oordinators are deployed to distribute messaging tasks, they still access a single instance of AgentWindowApp within the original Coordinator. This is indicated to the user by including the name of the agent running the </w:t>
      </w:r>
      <w:r w:rsidR="00E017A9">
        <w:t>Application</w:t>
      </w:r>
      <w:r w:rsidR="008B79BD">
        <w:t xml:space="preserve"> in the window heading, as shown in </w:t>
      </w:r>
      <w:fldSimple w:instr=" REF _Ref260056312 ">
        <w:r w:rsidR="00A47062">
          <w:t xml:space="preserve">Figure </w:t>
        </w:r>
        <w:r w:rsidR="00A47062">
          <w:rPr>
            <w:noProof/>
          </w:rPr>
          <w:t>18</w:t>
        </w:r>
      </w:fldSimple>
      <w:r w:rsidR="008B79BD">
        <w:t>.</w:t>
      </w:r>
    </w:p>
    <w:p w:rsidR="008B79BD" w:rsidRDefault="008B79BD" w:rsidP="008B79BD"/>
    <w:p w:rsidR="008920AF" w:rsidRDefault="008B79BD" w:rsidP="008920AF">
      <w:pPr>
        <w:keepNext/>
      </w:pPr>
      <w:r>
        <w:rPr>
          <w:noProof/>
        </w:rPr>
        <w:drawing>
          <wp:inline distT="0" distB="0" distL="0" distR="0">
            <wp:extent cx="5609854" cy="168887"/>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srcRect/>
                    <a:stretch>
                      <a:fillRect/>
                    </a:stretch>
                  </pic:blipFill>
                  <pic:spPr bwMode="auto">
                    <a:xfrm>
                      <a:off x="0" y="0"/>
                      <a:ext cx="5624469" cy="169327"/>
                    </a:xfrm>
                    <a:prstGeom prst="rect">
                      <a:avLst/>
                    </a:prstGeom>
                    <a:noFill/>
                    <a:ln w="9525">
                      <a:noFill/>
                      <a:miter lim="800000"/>
                      <a:headEnd/>
                      <a:tailEnd/>
                    </a:ln>
                  </pic:spPr>
                </pic:pic>
              </a:graphicData>
            </a:graphic>
          </wp:inline>
        </w:drawing>
      </w:r>
    </w:p>
    <w:p w:rsidR="008B79BD" w:rsidRDefault="008920AF" w:rsidP="00D77948">
      <w:pPr>
        <w:pStyle w:val="Caption"/>
      </w:pPr>
      <w:bookmarkStart w:id="101" w:name="_Ref260056312"/>
      <w:bookmarkStart w:id="102" w:name="_Toc260057434"/>
      <w:r>
        <w:t xml:space="preserve">Figure </w:t>
      </w:r>
      <w:fldSimple w:instr=" SEQ Figure \* ARABIC ">
        <w:r w:rsidR="00A47062">
          <w:rPr>
            <w:noProof/>
          </w:rPr>
          <w:t>18</w:t>
        </w:r>
      </w:fldSimple>
      <w:bookmarkEnd w:id="101"/>
      <w:r>
        <w:t>: Coordinator Running</w:t>
      </w:r>
      <w:r w:rsidR="007049F6">
        <w:t xml:space="preserve"> an</w:t>
      </w:r>
      <w:r>
        <w:t xml:space="preserve"> </w:t>
      </w:r>
      <w:r w:rsidR="00E017A9">
        <w:t>Application</w:t>
      </w:r>
      <w:r>
        <w:t xml:space="preserve"> Window</w:t>
      </w:r>
      <w:bookmarkEnd w:id="102"/>
    </w:p>
    <w:p w:rsidR="009C438A" w:rsidRDefault="008B79BD" w:rsidP="00D77948">
      <w:pPr>
        <w:pStyle w:val="BodyText"/>
      </w:pPr>
      <w:r>
        <w:t xml:space="preserve">The GUI includes </w:t>
      </w:r>
      <w:r w:rsidR="002E462C">
        <w:t xml:space="preserve">space for </w:t>
      </w:r>
      <w:r>
        <w:t xml:space="preserve">inputs from a user for the percent chance that the infection is passed to an agent as well as the length of time the agent is infected and whether the </w:t>
      </w:r>
      <w:r>
        <w:lastRenderedPageBreak/>
        <w:t xml:space="preserve">agent is deployed as infectious or susceptible. The agent is then deployed using a “Deploy” button. The Senior Design team used the method for starting JADE agents automatically generated by the IDK and applied it to our button behavior, shown in </w:t>
      </w:r>
      <w:fldSimple w:instr=" REF _Ref260056374 ">
        <w:r w:rsidR="00A47062">
          <w:t xml:space="preserve">Figure </w:t>
        </w:r>
        <w:r w:rsidR="00A47062">
          <w:rPr>
            <w:noProof/>
          </w:rPr>
          <w:t>19</w:t>
        </w:r>
      </w:fldSimple>
      <w:r w:rsidR="00DF532D">
        <w:t>. This method prevented</w:t>
      </w:r>
      <w:r>
        <w:t xml:space="preserve"> deploy</w:t>
      </w:r>
      <w:r w:rsidR="00DF532D">
        <w:t>ment of</w:t>
      </w:r>
      <w:r>
        <w:t xml:space="preserve"> more than one agent at a time, so a user must click the button multiple times to deploy multiple agents. The input frame for the GUI is shown in </w:t>
      </w:r>
      <w:fldSimple w:instr=" REF _Ref260056397 ">
        <w:r w:rsidR="00A47062">
          <w:t xml:space="preserve">Figure </w:t>
        </w:r>
        <w:r w:rsidR="00A47062">
          <w:rPr>
            <w:noProof/>
          </w:rPr>
          <w:t>20</w:t>
        </w:r>
      </w:fldSimple>
      <w:r>
        <w:t>.</w:t>
      </w:r>
    </w:p>
    <w:p w:rsidR="008920AF" w:rsidRDefault="008B79BD" w:rsidP="00D77948">
      <w:pPr>
        <w:pStyle w:val="BodyText"/>
        <w:jc w:val="center"/>
      </w:pPr>
      <w:r>
        <w:rPr>
          <w:b/>
          <w:noProof/>
        </w:rPr>
        <w:drawing>
          <wp:inline distT="0" distB="0" distL="0" distR="0">
            <wp:extent cx="6038850" cy="1493804"/>
            <wp:effectExtent l="2540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cstate="print"/>
                    <a:srcRect/>
                    <a:stretch>
                      <a:fillRect/>
                    </a:stretch>
                  </pic:blipFill>
                  <pic:spPr bwMode="auto">
                    <a:xfrm>
                      <a:off x="0" y="0"/>
                      <a:ext cx="6035821" cy="1493055"/>
                    </a:xfrm>
                    <a:prstGeom prst="rect">
                      <a:avLst/>
                    </a:prstGeom>
                    <a:noFill/>
                    <a:ln w="9525">
                      <a:noFill/>
                      <a:miter lim="800000"/>
                      <a:headEnd/>
                      <a:tailEnd/>
                    </a:ln>
                  </pic:spPr>
                </pic:pic>
              </a:graphicData>
            </a:graphic>
          </wp:inline>
        </w:drawing>
      </w:r>
    </w:p>
    <w:p w:rsidR="008B79BD" w:rsidRPr="00E637C2" w:rsidRDefault="008920AF" w:rsidP="008920AF">
      <w:pPr>
        <w:pStyle w:val="Caption"/>
      </w:pPr>
      <w:bookmarkStart w:id="103" w:name="_Ref260056374"/>
      <w:bookmarkStart w:id="104" w:name="_Toc260057435"/>
      <w:r>
        <w:t xml:space="preserve">Figure </w:t>
      </w:r>
      <w:fldSimple w:instr=" SEQ Figure \* ARABIC ">
        <w:r w:rsidR="00A47062">
          <w:rPr>
            <w:noProof/>
          </w:rPr>
          <w:t>19</w:t>
        </w:r>
      </w:fldSimple>
      <w:bookmarkEnd w:id="103"/>
      <w:r>
        <w:t>: Starting an INGENIAS JADE Agent</w:t>
      </w:r>
      <w:bookmarkEnd w:id="104"/>
    </w:p>
    <w:p w:rsidR="008B79BD" w:rsidRDefault="008B79BD" w:rsidP="00D77948">
      <w:pPr>
        <w:pStyle w:val="BodyText"/>
      </w:pPr>
    </w:p>
    <w:p w:rsidR="008920AF" w:rsidRDefault="008B79BD" w:rsidP="00D77948">
      <w:pPr>
        <w:pStyle w:val="BodyText"/>
        <w:jc w:val="center"/>
      </w:pPr>
      <w:r>
        <w:rPr>
          <w:noProof/>
        </w:rPr>
        <w:drawing>
          <wp:inline distT="0" distB="0" distL="0" distR="0">
            <wp:extent cx="5609854" cy="324653"/>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cstate="print"/>
                    <a:srcRect/>
                    <a:stretch>
                      <a:fillRect/>
                    </a:stretch>
                  </pic:blipFill>
                  <pic:spPr bwMode="auto">
                    <a:xfrm>
                      <a:off x="0" y="0"/>
                      <a:ext cx="5611831" cy="324767"/>
                    </a:xfrm>
                    <a:prstGeom prst="rect">
                      <a:avLst/>
                    </a:prstGeom>
                    <a:noFill/>
                    <a:ln w="9525">
                      <a:noFill/>
                      <a:miter lim="800000"/>
                      <a:headEnd/>
                      <a:tailEnd/>
                    </a:ln>
                  </pic:spPr>
                </pic:pic>
              </a:graphicData>
            </a:graphic>
          </wp:inline>
        </w:drawing>
      </w:r>
    </w:p>
    <w:p w:rsidR="008B79BD" w:rsidRDefault="008920AF" w:rsidP="00D77948">
      <w:pPr>
        <w:pStyle w:val="Caption"/>
      </w:pPr>
      <w:bookmarkStart w:id="105" w:name="_Ref260056397"/>
      <w:bookmarkStart w:id="106" w:name="_Toc260057436"/>
      <w:r>
        <w:t xml:space="preserve">Figure </w:t>
      </w:r>
      <w:fldSimple w:instr=" SEQ Figure \* ARABIC ">
        <w:r w:rsidR="00A47062">
          <w:rPr>
            <w:noProof/>
          </w:rPr>
          <w:t>20</w:t>
        </w:r>
      </w:fldSimple>
      <w:bookmarkEnd w:id="105"/>
      <w:r>
        <w:t>: User Input and Agent Deploy Frame</w:t>
      </w:r>
      <w:bookmarkEnd w:id="106"/>
    </w:p>
    <w:p w:rsidR="008B79BD" w:rsidRDefault="008B79BD" w:rsidP="00D77948">
      <w:pPr>
        <w:pStyle w:val="BodyText"/>
      </w:pPr>
      <w:r>
        <w:t xml:space="preserve">The center portion of the GUI, shown in </w:t>
      </w:r>
      <w:fldSimple w:instr=" REF _Ref260056471 ">
        <w:r w:rsidR="00A47062">
          <w:t xml:space="preserve">Figure </w:t>
        </w:r>
        <w:r w:rsidR="00A47062">
          <w:rPr>
            <w:noProof/>
          </w:rPr>
          <w:t>21</w:t>
        </w:r>
      </w:fldSimple>
      <w:r>
        <w:t>, renders the agents as colored dots in a two-dimensional space, representing a city or town. The area is presently set to 600 by 600 pixels, but is certainly expandable, if needed. Agents are drawn every fifty milliseconds to ensure that the visual is true to the simulation, which is running at least two orders of magnitude slower. Agents pass their location in the space along with their current health status, which is 1 for susceptible, 2 for infectious and 3 for removed</w:t>
      </w:r>
      <w:r w:rsidR="00FA3CA9">
        <w:t xml:space="preserve"> to the GUI</w:t>
      </w:r>
      <w:r>
        <w:t xml:space="preserve">. The dot is then drawn in the proper location as green, yellow or red to reflect the status, respectively. This provides a user with simulation-time </w:t>
      </w:r>
      <w:r w:rsidR="00FA3CA9">
        <w:t>overview</w:t>
      </w:r>
      <w:r>
        <w:t xml:space="preserve"> of how the infection spreads geographically through the population. Such information is often useful for epidemiologists. </w:t>
      </w:r>
    </w:p>
    <w:p w:rsidR="008920AF" w:rsidRDefault="008B79BD" w:rsidP="00D77948">
      <w:pPr>
        <w:pStyle w:val="BodyText"/>
        <w:jc w:val="center"/>
      </w:pPr>
      <w:r>
        <w:rPr>
          <w:noProof/>
        </w:rPr>
        <w:lastRenderedPageBreak/>
        <w:drawing>
          <wp:inline distT="0" distB="0" distL="0" distR="0">
            <wp:extent cx="4784090" cy="2655570"/>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cstate="print"/>
                    <a:srcRect/>
                    <a:stretch>
                      <a:fillRect/>
                    </a:stretch>
                  </pic:blipFill>
                  <pic:spPr bwMode="auto">
                    <a:xfrm>
                      <a:off x="0" y="0"/>
                      <a:ext cx="4784090" cy="2655570"/>
                    </a:xfrm>
                    <a:prstGeom prst="rect">
                      <a:avLst/>
                    </a:prstGeom>
                    <a:noFill/>
                    <a:ln w="9525">
                      <a:noFill/>
                      <a:miter lim="800000"/>
                      <a:headEnd/>
                      <a:tailEnd/>
                    </a:ln>
                  </pic:spPr>
                </pic:pic>
              </a:graphicData>
            </a:graphic>
          </wp:inline>
        </w:drawing>
      </w:r>
    </w:p>
    <w:p w:rsidR="008B79BD" w:rsidRDefault="008920AF" w:rsidP="008920AF">
      <w:pPr>
        <w:pStyle w:val="Caption"/>
      </w:pPr>
      <w:bookmarkStart w:id="107" w:name="_Ref260056471"/>
      <w:bookmarkStart w:id="108" w:name="_Toc260057437"/>
      <w:r>
        <w:t xml:space="preserve">Figure </w:t>
      </w:r>
      <w:fldSimple w:instr=" SEQ Figure \* ARABIC ">
        <w:r w:rsidR="00A47062">
          <w:rPr>
            <w:noProof/>
          </w:rPr>
          <w:t>21</w:t>
        </w:r>
      </w:fldSimple>
      <w:bookmarkEnd w:id="107"/>
      <w:r>
        <w:t>: Agent Movement and Status Graphical Output</w:t>
      </w:r>
      <w:bookmarkEnd w:id="108"/>
    </w:p>
    <w:p w:rsidR="00567F8B" w:rsidRDefault="008B79BD" w:rsidP="00D77948">
      <w:pPr>
        <w:pStyle w:val="BodyText"/>
      </w:pPr>
      <w:r>
        <w:t>The top porti</w:t>
      </w:r>
      <w:r w:rsidR="0007554D">
        <w:t xml:space="preserve">on of the GUI, shown in </w:t>
      </w:r>
      <w:fldSimple w:instr=" REF _Ref260056540 ">
        <w:r w:rsidR="00A47062">
          <w:t xml:space="preserve">Figure </w:t>
        </w:r>
        <w:r w:rsidR="00A47062">
          <w:rPr>
            <w:noProof/>
          </w:rPr>
          <w:t>22</w:t>
        </w:r>
      </w:fldSimple>
      <w:r>
        <w:t xml:space="preserve">, contains the only simulation-time statistics for the </w:t>
      </w:r>
      <w:r w:rsidR="0007554D">
        <w:t>Application</w:t>
      </w:r>
      <w:r>
        <w:t>. Every fifty millisecond</w:t>
      </w:r>
      <w:r w:rsidR="00567F8B">
        <w:t>s, the colors of all the dots are</w:t>
      </w:r>
      <w:r>
        <w:t xml:space="preserve"> tallied and displayed numerically to show the number of Citizen agents currently susceptible, infectious or removed. These values are stored in a hash table within the </w:t>
      </w:r>
      <w:r w:rsidR="00E017A9">
        <w:t>Application</w:t>
      </w:r>
      <w:r>
        <w:t xml:space="preserve"> every time-step. To the right of the population count is the “Save History” button, which flushes the hash table to a text file. This text file contains the three sub populations in three columns and can be plotted using a plotting tool such as Microsoft Excel or The Mathworks</w:t>
      </w:r>
      <w:r w:rsidR="002C70F5">
        <w:t>’</w:t>
      </w:r>
      <w:r>
        <w:t xml:space="preserve"> MATLAB.</w:t>
      </w:r>
    </w:p>
    <w:p w:rsidR="008B79BD" w:rsidRDefault="008B79BD" w:rsidP="008B79BD"/>
    <w:p w:rsidR="008920AF" w:rsidRDefault="008B79BD" w:rsidP="008920AF">
      <w:pPr>
        <w:keepNext/>
      </w:pPr>
      <w:r>
        <w:rPr>
          <w:noProof/>
        </w:rPr>
        <w:drawing>
          <wp:inline distT="0" distB="0" distL="0" distR="0">
            <wp:extent cx="5752358" cy="312672"/>
            <wp:effectExtent l="19050" t="0" r="742"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srcRect/>
                    <a:stretch>
                      <a:fillRect/>
                    </a:stretch>
                  </pic:blipFill>
                  <pic:spPr bwMode="auto">
                    <a:xfrm>
                      <a:off x="0" y="0"/>
                      <a:ext cx="5754385" cy="312782"/>
                    </a:xfrm>
                    <a:prstGeom prst="rect">
                      <a:avLst/>
                    </a:prstGeom>
                    <a:noFill/>
                    <a:ln w="9525">
                      <a:noFill/>
                      <a:miter lim="800000"/>
                      <a:headEnd/>
                      <a:tailEnd/>
                    </a:ln>
                  </pic:spPr>
                </pic:pic>
              </a:graphicData>
            </a:graphic>
          </wp:inline>
        </w:drawing>
      </w:r>
    </w:p>
    <w:p w:rsidR="008B79BD" w:rsidRDefault="008920AF" w:rsidP="00567F8B">
      <w:pPr>
        <w:pStyle w:val="Caption"/>
      </w:pPr>
      <w:bookmarkStart w:id="109" w:name="_Ref260056540"/>
      <w:bookmarkStart w:id="110" w:name="_Toc260057438"/>
      <w:r>
        <w:t xml:space="preserve">Figure </w:t>
      </w:r>
      <w:fldSimple w:instr=" SEQ Figure \* ARABIC ">
        <w:r w:rsidR="00A47062">
          <w:rPr>
            <w:noProof/>
          </w:rPr>
          <w:t>22</w:t>
        </w:r>
      </w:fldSimple>
      <w:bookmarkEnd w:id="109"/>
      <w:r>
        <w:t>: Simulation Sub Populations and</w:t>
      </w:r>
      <w:r>
        <w:rPr>
          <w:noProof/>
        </w:rPr>
        <w:t xml:space="preserve"> History Logging</w:t>
      </w:r>
      <w:bookmarkEnd w:id="110"/>
    </w:p>
    <w:p w:rsidR="008B79BD" w:rsidRPr="00CB784C" w:rsidRDefault="006B497E" w:rsidP="008B79BD">
      <w:pPr>
        <w:pStyle w:val="BodyText"/>
      </w:pPr>
      <w:r>
        <w:t xml:space="preserve">As shown in </w:t>
      </w:r>
      <w:fldSimple w:instr=" REF _Ref260056601 ">
        <w:r w:rsidR="00A47062">
          <w:t xml:space="preserve">Figure </w:t>
        </w:r>
        <w:r w:rsidR="00A47062">
          <w:rPr>
            <w:noProof/>
          </w:rPr>
          <w:t>23</w:t>
        </w:r>
      </w:fldSimple>
      <w:r w:rsidR="008B79BD">
        <w:t xml:space="preserve">, the finished GUI serves to visually accompany the user’s understanding of the agent behavior. Aside from the developed GUI, the JADE agent management window is </w:t>
      </w:r>
      <w:r w:rsidR="003E3569">
        <w:t xml:space="preserve">also launched, shown in </w:t>
      </w:r>
      <w:fldSimple w:instr=" REF _Ref260056618 ">
        <w:r w:rsidR="00A47062">
          <w:t xml:space="preserve">Figure </w:t>
        </w:r>
        <w:r w:rsidR="00A47062">
          <w:rPr>
            <w:noProof/>
          </w:rPr>
          <w:t>24</w:t>
        </w:r>
      </w:fldSimple>
      <w:r w:rsidR="003E3569">
        <w:t xml:space="preserve">, so that users </w:t>
      </w:r>
      <w:del w:id="111" w:author="Frank Higgins" w:date="2010-05-09T22:17:00Z">
        <w:r w:rsidR="003E3569" w:rsidDel="00400841">
          <w:delText xml:space="preserve">my </w:delText>
        </w:r>
      </w:del>
      <w:ins w:id="112" w:author="Frank Higgins" w:date="2010-05-09T22:17:00Z">
        <w:r w:rsidR="00400841">
          <w:t>may</w:t>
        </w:r>
        <w:r w:rsidR="00400841">
          <w:t xml:space="preserve"> </w:t>
        </w:r>
      </w:ins>
      <w:r w:rsidR="003E3569">
        <w:t>monitor whether</w:t>
      </w:r>
      <w:r w:rsidR="008B79BD">
        <w:t xml:space="preserve"> agents are starting successfully and </w:t>
      </w:r>
      <w:r w:rsidR="003E3569">
        <w:t xml:space="preserve">are </w:t>
      </w:r>
      <w:r w:rsidR="008B79BD">
        <w:t>active. Providing the JADE window also allows users to set up a JADE remote agent platform, to run agents across multiple computers. While this f</w:t>
      </w:r>
      <w:r w:rsidR="005F6924">
        <w:t>eature was not employed by the senior design t</w:t>
      </w:r>
      <w:r w:rsidR="008B79BD">
        <w:t>eam, the window was left for technical demonstration and future expansion.</w:t>
      </w:r>
    </w:p>
    <w:p w:rsidR="00F311D2" w:rsidRDefault="008B79BD" w:rsidP="00D77948">
      <w:pPr>
        <w:pStyle w:val="BodyText"/>
        <w:jc w:val="center"/>
      </w:pPr>
      <w:r>
        <w:rPr>
          <w:noProof/>
        </w:rPr>
        <w:lastRenderedPageBreak/>
        <w:drawing>
          <wp:inline distT="0" distB="0" distL="0" distR="0">
            <wp:extent cx="5575300" cy="3822596"/>
            <wp:effectExtent l="25400" t="0" r="0" b="0"/>
            <wp:docPr id="44" name="Picture 1" descr="AppS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SS.bmp"/>
                    <pic:cNvPicPr>
                      <a:picLocks noChangeAspect="1" noChangeArrowheads="1"/>
                    </pic:cNvPicPr>
                  </pic:nvPicPr>
                  <pic:blipFill>
                    <a:blip r:embed="rId38" cstate="print"/>
                    <a:srcRect/>
                    <a:stretch>
                      <a:fillRect/>
                    </a:stretch>
                  </pic:blipFill>
                  <pic:spPr bwMode="auto">
                    <a:xfrm>
                      <a:off x="0" y="0"/>
                      <a:ext cx="5571937" cy="3820291"/>
                    </a:xfrm>
                    <a:prstGeom prst="rect">
                      <a:avLst/>
                    </a:prstGeom>
                    <a:noFill/>
                    <a:ln w="9525">
                      <a:noFill/>
                      <a:miter lim="800000"/>
                      <a:headEnd/>
                      <a:tailEnd/>
                    </a:ln>
                  </pic:spPr>
                </pic:pic>
              </a:graphicData>
            </a:graphic>
          </wp:inline>
        </w:drawing>
      </w:r>
    </w:p>
    <w:p w:rsidR="008B79BD" w:rsidRDefault="00F311D2" w:rsidP="00F311D2">
      <w:pPr>
        <w:pStyle w:val="Caption"/>
        <w:rPr>
          <w:noProof/>
          <w:lang w:eastAsia="zh-CN"/>
        </w:rPr>
      </w:pPr>
      <w:bookmarkStart w:id="113" w:name="_Ref260056601"/>
      <w:bookmarkStart w:id="114" w:name="_Toc260057439"/>
      <w:r>
        <w:t xml:space="preserve">Figure </w:t>
      </w:r>
      <w:fldSimple w:instr=" SEQ Figure \* ARABIC ">
        <w:r w:rsidR="00A47062">
          <w:rPr>
            <w:noProof/>
          </w:rPr>
          <w:t>23</w:t>
        </w:r>
      </w:fldSimple>
      <w:bookmarkEnd w:id="113"/>
      <w:r>
        <w:t xml:space="preserve">: </w:t>
      </w:r>
      <w:r w:rsidR="00E017A9">
        <w:t>Application</w:t>
      </w:r>
      <w:r>
        <w:t xml:space="preserve"> Front End Final Product</w:t>
      </w:r>
      <w:bookmarkEnd w:id="114"/>
    </w:p>
    <w:p w:rsidR="00982330" w:rsidRDefault="008B79BD" w:rsidP="00D77948">
      <w:pPr>
        <w:pStyle w:val="BodyText"/>
        <w:jc w:val="center"/>
      </w:pPr>
      <w:r>
        <w:rPr>
          <w:noProof/>
        </w:rPr>
        <w:drawing>
          <wp:inline distT="0" distB="0" distL="0" distR="0">
            <wp:extent cx="4784090" cy="2531110"/>
            <wp:effectExtent l="19050" t="0" r="0" b="0"/>
            <wp:docPr id="45" name="Picture 45" descr="C:\Documents and Settings\723a\Desktop\Bill Moser\Poster Stuff\jadewindo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Documents and Settings\723a\Desktop\Bill Moser\Poster Stuff\jadewindow.bmp"/>
                    <pic:cNvPicPr>
                      <a:picLocks noChangeAspect="1" noChangeArrowheads="1"/>
                    </pic:cNvPicPr>
                  </pic:nvPicPr>
                  <pic:blipFill>
                    <a:blip r:embed="rId39" cstate="print"/>
                    <a:srcRect/>
                    <a:stretch>
                      <a:fillRect/>
                    </a:stretch>
                  </pic:blipFill>
                  <pic:spPr bwMode="auto">
                    <a:xfrm>
                      <a:off x="0" y="0"/>
                      <a:ext cx="4784090" cy="2531110"/>
                    </a:xfrm>
                    <a:prstGeom prst="rect">
                      <a:avLst/>
                    </a:prstGeom>
                    <a:noFill/>
                    <a:ln w="9525">
                      <a:noFill/>
                      <a:miter lim="800000"/>
                      <a:headEnd/>
                      <a:tailEnd/>
                    </a:ln>
                  </pic:spPr>
                </pic:pic>
              </a:graphicData>
            </a:graphic>
          </wp:inline>
        </w:drawing>
      </w:r>
    </w:p>
    <w:p w:rsidR="008B79BD" w:rsidRDefault="00982330" w:rsidP="00982330">
      <w:pPr>
        <w:pStyle w:val="Caption"/>
      </w:pPr>
      <w:bookmarkStart w:id="115" w:name="_Ref260056618"/>
      <w:bookmarkStart w:id="116" w:name="_Toc260057440"/>
      <w:r>
        <w:t xml:space="preserve">Figure </w:t>
      </w:r>
      <w:fldSimple w:instr=" SEQ Figure \* ARABIC ">
        <w:r w:rsidR="00A47062">
          <w:rPr>
            <w:noProof/>
          </w:rPr>
          <w:t>24</w:t>
        </w:r>
      </w:fldSimple>
      <w:bookmarkEnd w:id="115"/>
      <w:r>
        <w:t>: JADE Agent Management GUI</w:t>
      </w:r>
      <w:bookmarkEnd w:id="116"/>
    </w:p>
    <w:p w:rsidR="00244E5F" w:rsidRPr="004F1DB2" w:rsidRDefault="00244E5F" w:rsidP="004F1DB2">
      <w:pPr>
        <w:pStyle w:val="Heading3"/>
      </w:pPr>
      <w:bookmarkStart w:id="117" w:name="_Toc260057389"/>
      <w:r w:rsidRPr="004F1DB2">
        <w:t>System Requirements</w:t>
      </w:r>
      <w:bookmarkEnd w:id="117"/>
    </w:p>
    <w:p w:rsidR="008B79BD" w:rsidRDefault="008B79BD" w:rsidP="008B79BD">
      <w:pPr>
        <w:pStyle w:val="BodyText"/>
      </w:pPr>
      <w:r>
        <w:t xml:space="preserve">One of the major factors associated with our design is the dependency upon powerful computing equipment. JADE agents act in parallel, resulting in approximately 12-20 processor threads per agent, as well as threads for the agent management platform and GUI. Due to the multi-threading approach, a multi-core processor is recommend, as </w:t>
      </w:r>
      <w:r w:rsidR="005F6924">
        <w:t>the application was developed</w:t>
      </w:r>
      <w:r>
        <w:t xml:space="preserve"> </w:t>
      </w:r>
      <w:r w:rsidR="005F6924">
        <w:t>on</w:t>
      </w:r>
      <w:r>
        <w:t xml:space="preserve"> a Microsoft</w:t>
      </w:r>
      <w:r w:rsidR="005F6924">
        <w:t xml:space="preserve"> Windows® </w:t>
      </w:r>
      <w:r>
        <w:t>XP machine with</w:t>
      </w:r>
      <w:r w:rsidR="005F6924">
        <w:t xml:space="preserve"> an</w:t>
      </w:r>
      <w:r>
        <w:t xml:space="preserve"> Intel® Core 2 </w:t>
      </w:r>
      <w:r>
        <w:lastRenderedPageBreak/>
        <w:t xml:space="preserve">Duo 3.0 GHz </w:t>
      </w:r>
      <w:r w:rsidR="00D947B5">
        <w:t>processor with</w:t>
      </w:r>
      <w:r>
        <w:t xml:space="preserve"> 3Gb</w:t>
      </w:r>
      <w:r w:rsidR="00D947B5">
        <w:t xml:space="preserve"> of</w:t>
      </w:r>
      <w:r>
        <w:t xml:space="preserve"> RAM. </w:t>
      </w:r>
      <w:r w:rsidR="00CD0D62">
        <w:t xml:space="preserve">Unfortunately these relatively high system requirements for the </w:t>
      </w:r>
      <w:r w:rsidR="00E017A9">
        <w:t>Application</w:t>
      </w:r>
      <w:r w:rsidR="00CD0D62">
        <w:t xml:space="preserve"> still result in a slow simulation. Due to the high complexity of messaging using the INGENIAS Conversation framework, agents are not able to process incoming data very quickly. To prevent the Coordinator agent from getting overloaded with incoming and outgoing sick messages, the simulation time step, that is, the time between agents moving from one location to the next and decrementing their counter, had to be increased to 3 seconds for fifty agents and 4 seconds for one hundred agents. This increases the simulation time to approximately three hours even on a more powerful machine. The Future Work section </w:t>
      </w:r>
      <w:r w:rsidR="0075488C">
        <w:t>will reinforce</w:t>
      </w:r>
      <w:r w:rsidR="00CD0D62">
        <w:t xml:space="preserve"> that migrating away from the INGENIAS agent framework and hand-coding agent messaging structures would result in a faster system, as the JADE platform has been shown to</w:t>
      </w:r>
      <w:r w:rsidR="008222B8">
        <w:t xml:space="preserve"> efficiently</w:t>
      </w:r>
      <w:r w:rsidR="00CD0D62">
        <w:t xml:space="preserve"> hand</w:t>
      </w:r>
      <w:r w:rsidR="008222B8">
        <w:t>le</w:t>
      </w:r>
      <w:r w:rsidR="00CD0D62">
        <w:t xml:space="preserve"> a much higher message traffic load.</w:t>
      </w:r>
    </w:p>
    <w:p w:rsidR="00F72431" w:rsidRPr="004F1DB2" w:rsidRDefault="006A38B1" w:rsidP="004F1DB2">
      <w:pPr>
        <w:pStyle w:val="Heading2"/>
      </w:pPr>
      <w:bookmarkStart w:id="118" w:name="_Toc260057390"/>
      <w:r w:rsidRPr="004F1DB2">
        <w:t>Analysis of SIR model</w:t>
      </w:r>
      <w:bookmarkEnd w:id="118"/>
    </w:p>
    <w:p w:rsidR="0003027B" w:rsidRPr="0003027B" w:rsidRDefault="0003027B" w:rsidP="0003027B">
      <w:pPr>
        <w:pStyle w:val="BodyText"/>
      </w:pPr>
      <w:r>
        <w:t>Despite the complex technical aspects inv</w:t>
      </w:r>
      <w:r w:rsidR="00C54227">
        <w:t>olved in the design process, it i</w:t>
      </w:r>
      <w:r>
        <w:t xml:space="preserve">s important to realize the primary objective of this project is to model the spread of disease </w:t>
      </w:r>
      <w:r w:rsidR="00C54227">
        <w:t>in</w:t>
      </w:r>
      <w:r>
        <w:t xml:space="preserve"> an arbitrary population.  </w:t>
      </w:r>
      <w:r w:rsidR="00C54227">
        <w:t xml:space="preserve">To gauge the viability of our approach, </w:t>
      </w:r>
      <w:r>
        <w:t xml:space="preserve">the SIR model provides an excellent </w:t>
      </w:r>
      <w:r w:rsidR="00C54227">
        <w:t>benchmark</w:t>
      </w:r>
      <w:r>
        <w:t xml:space="preserve"> for </w:t>
      </w:r>
      <w:r w:rsidR="00C54227">
        <w:t>a successful epidemiology model</w:t>
      </w:r>
      <w:r>
        <w:t>. As previously discussed the SIR model can considered as a Markov Chain. The transitional movement of agents between the states needs to be indexed with an appropriate time scale. Moreover, in order to verify our simulation’s accuracy, an accepted SIR model was graphically plotted for verification. One of the benefits of our simulation and design is that it can model any arbitrary epidemic, given the correct epidemiology parameters in accordance with the SIR model. The specific case study known as the Hong Kong Flu of 1968 was used for the parameters of our simulation.</w:t>
      </w:r>
    </w:p>
    <w:p w:rsidR="0025149E" w:rsidRDefault="00244E5F" w:rsidP="0025149E">
      <w:pPr>
        <w:pStyle w:val="Heading3"/>
      </w:pPr>
      <w:r>
        <w:t xml:space="preserve"> </w:t>
      </w:r>
      <w:bookmarkStart w:id="119" w:name="_Toc260057391"/>
      <w:r>
        <w:t>Hong Kong Flu SIR Simulation</w:t>
      </w:r>
      <w:bookmarkEnd w:id="119"/>
    </w:p>
    <w:p w:rsidR="00500A34" w:rsidRDefault="00D774B3" w:rsidP="00D774B3">
      <w:pPr>
        <w:pStyle w:val="BodyText"/>
      </w:pPr>
      <w:r>
        <w:t xml:space="preserve">In 1968 through 1969, Influenza A virus subtype H3N2 was an epidemic that </w:t>
      </w:r>
      <w:r w:rsidR="00273F6E">
        <w:t>spread</w:t>
      </w:r>
      <w:r>
        <w:t xml:space="preserve"> worldwide</w:t>
      </w:r>
      <w:r w:rsidR="00A67B6B">
        <w:t>,</w:t>
      </w:r>
      <w:r>
        <w:t xml:space="preserve"> </w:t>
      </w:r>
      <w:r w:rsidR="00A67B6B">
        <w:t xml:space="preserve">and </w:t>
      </w:r>
      <w:r>
        <w:t>is estimated to have k</w:t>
      </w:r>
      <w:r w:rsidR="003F3195">
        <w:t xml:space="preserve">illed nearly one million people </w:t>
      </w:r>
      <w:sdt>
        <w:sdtPr>
          <w:id w:val="169356620"/>
          <w:citation/>
        </w:sdtPr>
        <w:sdtContent>
          <w:fldSimple w:instr=" CITATION Vib05 \l 1033 ">
            <w:r w:rsidR="00E5234A">
              <w:rPr>
                <w:noProof/>
              </w:rPr>
              <w:t>(Viboud, Grais, Lafont, Miller, &amp; Simonsen, 2005)</w:t>
            </w:r>
          </w:fldSimple>
        </w:sdtContent>
      </w:sdt>
      <w:r w:rsidR="003F3195">
        <w:t xml:space="preserve">. </w:t>
      </w:r>
      <w:r>
        <w:t xml:space="preserve">The flu originated in Hong Kong and subsequently coined the </w:t>
      </w:r>
      <w:r w:rsidR="007025CA">
        <w:t>title Hong Kong Flu. This specific case study was chosen primar</w:t>
      </w:r>
      <w:r w:rsidR="00A67B6B">
        <w:t>il</w:t>
      </w:r>
      <w:r w:rsidR="007025CA">
        <w:t>y based on</w:t>
      </w:r>
      <w:r w:rsidR="00A67B6B">
        <w:t xml:space="preserve"> an</w:t>
      </w:r>
      <w:r w:rsidR="007025CA">
        <w:t xml:space="preserve"> abundance of </w:t>
      </w:r>
      <w:r w:rsidR="00A67B6B">
        <w:t>available information. Figure 25</w:t>
      </w:r>
      <w:r w:rsidR="007025CA">
        <w:t xml:space="preserve"> represents the</w:t>
      </w:r>
      <w:r w:rsidR="00C54DA7">
        <w:t xml:space="preserve"> desired SIR plot based on the assumption that the Hong Kong Flu parameters are correct. The </w:t>
      </w:r>
      <w:r w:rsidR="007025CA">
        <w:t xml:space="preserve">plot was coded within MATLAB, using the </w:t>
      </w:r>
      <w:r w:rsidR="007025CA">
        <w:rPr>
          <w:i/>
        </w:rPr>
        <w:t>ode45</w:t>
      </w:r>
      <w:r w:rsidR="007025CA">
        <w:t xml:space="preserve"> </w:t>
      </w:r>
      <w:r w:rsidR="00A67B6B">
        <w:t>differential equation solver</w:t>
      </w:r>
      <w:r w:rsidR="007025CA">
        <w:t xml:space="preserve"> to produce discrete values based on the three differential equations. The initial conditions </w:t>
      </w:r>
      <w:r w:rsidR="00C54DA7">
        <w:t>included</w:t>
      </w:r>
      <w:r w:rsidR="007025CA">
        <w:t xml:space="preserve"> an initial population of 7.9 million people, a run time of 100 days,</w:t>
      </w:r>
      <w:r w:rsidR="00C54DA7">
        <w:t xml:space="preserve"> and</w:t>
      </w:r>
      <w:r w:rsidR="007025CA">
        <w:t xml:space="preserve"> </w:t>
      </w:r>
      <w:r w:rsidR="00C54DA7">
        <w:t xml:space="preserve">an </w:t>
      </w:r>
      <w:r w:rsidR="007025CA">
        <w:t>initial infected population of one human.</w:t>
      </w:r>
    </w:p>
    <w:p w:rsidR="00387523" w:rsidRDefault="00C54DA7" w:rsidP="00C54DA7">
      <w:pPr>
        <w:pStyle w:val="BodyText"/>
      </w:pPr>
      <w:r>
        <w:t xml:space="preserve">Given </w:t>
      </w:r>
      <w:r w:rsidR="00A67B6B">
        <w:t>the inherent weaknesses of the SIR model</w:t>
      </w:r>
      <w:r>
        <w:t xml:space="preserve">, such as large averages and assumptions, </w:t>
      </w:r>
      <w:r w:rsidR="00A67B6B">
        <w:t>two disease parameters used in the</w:t>
      </w:r>
      <w:r>
        <w:t xml:space="preserve"> simulation</w:t>
      </w:r>
      <w:r w:rsidR="00A67B6B">
        <w:t xml:space="preserve"> were </w:t>
      </w:r>
      <w:r w:rsidR="00C63E09">
        <w:t>sourced from hospital records in the case study</w:t>
      </w:r>
      <w:r>
        <w:t>. Therefore our infection rate was 56% (</w:t>
      </w:r>
      <w:r>
        <w:rPr>
          <w:i/>
        </w:rPr>
        <w:t>γ</w:t>
      </w:r>
      <w:r>
        <w:t xml:space="preserve">), with </w:t>
      </w:r>
      <w:r w:rsidR="0082113F">
        <w:t>a maximum</w:t>
      </w:r>
      <w:r>
        <w:t xml:space="preserve"> infectious period of </w:t>
      </w:r>
      <w:r w:rsidR="0082113F">
        <w:t>12</w:t>
      </w:r>
      <w:r w:rsidR="0040218E">
        <w:t xml:space="preserve"> days. The initial population wa</w:t>
      </w:r>
      <w:r>
        <w:t xml:space="preserve">s 7.9 million people, however we scaled the population into percentages in order to possible compare this “actual” plot with our simulation. </w:t>
      </w:r>
    </w:p>
    <w:p w:rsidR="0003027B" w:rsidRDefault="0003027B" w:rsidP="00D301DB">
      <w:pPr>
        <w:pStyle w:val="BodyText"/>
        <w:jc w:val="center"/>
      </w:pPr>
      <w:r>
        <w:rPr>
          <w:noProof/>
        </w:rPr>
        <w:lastRenderedPageBreak/>
        <w:drawing>
          <wp:inline distT="0" distB="0" distL="0" distR="0">
            <wp:extent cx="4500880" cy="2874010"/>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cstate="print"/>
                    <a:srcRect/>
                    <a:stretch>
                      <a:fillRect/>
                    </a:stretch>
                  </pic:blipFill>
                  <pic:spPr bwMode="auto">
                    <a:xfrm>
                      <a:off x="0" y="0"/>
                      <a:ext cx="4500880" cy="2874010"/>
                    </a:xfrm>
                    <a:prstGeom prst="rect">
                      <a:avLst/>
                    </a:prstGeom>
                    <a:noFill/>
                    <a:ln w="9525">
                      <a:noFill/>
                      <a:miter lim="800000"/>
                      <a:headEnd/>
                      <a:tailEnd/>
                    </a:ln>
                  </pic:spPr>
                </pic:pic>
              </a:graphicData>
            </a:graphic>
          </wp:inline>
        </w:drawing>
      </w:r>
    </w:p>
    <w:p w:rsidR="00C54DA7" w:rsidRDefault="0003027B" w:rsidP="0003027B">
      <w:pPr>
        <w:pStyle w:val="Caption"/>
      </w:pPr>
      <w:bookmarkStart w:id="120" w:name="_Toc260057441"/>
      <w:r>
        <w:t xml:space="preserve">Figure </w:t>
      </w:r>
      <w:fldSimple w:instr=" SEQ Figure \* ARABIC ">
        <w:r w:rsidR="00A47062">
          <w:rPr>
            <w:noProof/>
          </w:rPr>
          <w:t>25</w:t>
        </w:r>
      </w:fldSimple>
      <w:r>
        <w:t>: MATLAB Simulation of SIR Epidemiology Model</w:t>
      </w:r>
      <w:bookmarkEnd w:id="120"/>
    </w:p>
    <w:p w:rsidR="00244E5F" w:rsidRDefault="00244E5F" w:rsidP="00244E5F">
      <w:pPr>
        <w:pStyle w:val="Heading3"/>
      </w:pPr>
      <w:r>
        <w:t xml:space="preserve"> </w:t>
      </w:r>
      <w:bookmarkStart w:id="121" w:name="_Toc260057392"/>
      <w:r>
        <w:t>Simulation Using Senior Design Project</w:t>
      </w:r>
      <w:bookmarkEnd w:id="121"/>
    </w:p>
    <w:p w:rsidR="00A83CAA" w:rsidRPr="003D6A44" w:rsidRDefault="009C7878" w:rsidP="002E3980">
      <w:pPr>
        <w:pStyle w:val="BodyText"/>
      </w:pPr>
      <w:r w:rsidRPr="003D6A44">
        <w:t>After complet</w:t>
      </w:r>
      <w:r w:rsidR="00C63E09">
        <w:t>ion of the final design, there we</w:t>
      </w:r>
      <w:r w:rsidRPr="003D6A44">
        <w:t xml:space="preserve">re </w:t>
      </w:r>
      <w:r w:rsidR="00C63E09">
        <w:t xml:space="preserve">a </w:t>
      </w:r>
      <w:r w:rsidRPr="003D6A44">
        <w:t>few fact</w:t>
      </w:r>
      <w:r w:rsidR="00B90376" w:rsidRPr="003D6A44">
        <w:t xml:space="preserve">ors </w:t>
      </w:r>
      <w:r w:rsidR="00C63E09">
        <w:t>affecting</w:t>
      </w:r>
      <w:r w:rsidR="00B90376" w:rsidRPr="003D6A44">
        <w:t xml:space="preserve"> </w:t>
      </w:r>
      <w:r w:rsidR="00C63E09">
        <w:t>the</w:t>
      </w:r>
      <w:r w:rsidR="00B90376" w:rsidRPr="003D6A44">
        <w:t xml:space="preserve"> simulation</w:t>
      </w:r>
      <w:r w:rsidR="00C63E09">
        <w:t>,</w:t>
      </w:r>
      <w:r w:rsidR="00B90376" w:rsidRPr="003D6A44">
        <w:t xml:space="preserve"> </w:t>
      </w:r>
      <w:r w:rsidR="00C63E09">
        <w:t>requiring</w:t>
      </w:r>
      <w:r w:rsidR="00B90376" w:rsidRPr="003D6A44">
        <w:t xml:space="preserve"> </w:t>
      </w:r>
      <w:r w:rsidR="00C63E09">
        <w:t xml:space="preserve">an </w:t>
      </w:r>
      <w:r w:rsidR="00C63E09" w:rsidRPr="003D6A44">
        <w:t>explana</w:t>
      </w:r>
      <w:r w:rsidR="00C63E09">
        <w:t>tion of</w:t>
      </w:r>
      <w:r w:rsidR="00B90376" w:rsidRPr="003D6A44">
        <w:t xml:space="preserve"> discrepancies between the simulation results and our accepted results. </w:t>
      </w:r>
      <w:r w:rsidRPr="003D6A44">
        <w:t xml:space="preserve">Due to time constraints and lack of computing </w:t>
      </w:r>
      <w:r w:rsidR="00593133" w:rsidRPr="003D6A44">
        <w:t>power, the resolution and curvature of our plots</w:t>
      </w:r>
      <w:r w:rsidR="000A441E" w:rsidRPr="003D6A44">
        <w:t xml:space="preserve"> </w:t>
      </w:r>
      <w:r w:rsidR="00593133" w:rsidRPr="003D6A44">
        <w:t>as well as the time scaling,</w:t>
      </w:r>
      <w:r w:rsidR="003D6A44" w:rsidRPr="003D6A44">
        <w:t xml:space="preserve"> can help</w:t>
      </w:r>
      <w:r w:rsidR="00593133" w:rsidRPr="003D6A44">
        <w:t xml:space="preserve"> explain the disparity.</w:t>
      </w:r>
    </w:p>
    <w:p w:rsidR="00465744" w:rsidRDefault="00593133" w:rsidP="00A83CAA">
      <w:pPr>
        <w:pStyle w:val="BodyText"/>
      </w:pPr>
      <w:r>
        <w:t xml:space="preserve"> </w:t>
      </w:r>
      <w:r w:rsidR="000A441E">
        <w:t xml:space="preserve">Perhaps the most obvious difference between the </w:t>
      </w:r>
      <w:r w:rsidR="000A6B49">
        <w:t xml:space="preserve">two </w:t>
      </w:r>
      <w:r w:rsidR="00A13012">
        <w:t>plots</w:t>
      </w:r>
      <w:r w:rsidR="000A6B49">
        <w:t xml:space="preserve"> is</w:t>
      </w:r>
      <w:r w:rsidR="003D6A44">
        <w:t xml:space="preserve"> </w:t>
      </w:r>
      <w:r w:rsidR="000A6B49">
        <w:t xml:space="preserve">the low resolution from our </w:t>
      </w:r>
      <w:r w:rsidR="00465744">
        <w:t>simulation</w:t>
      </w:r>
      <w:r w:rsidR="000A6B49">
        <w:t xml:space="preserve"> plot.</w:t>
      </w:r>
      <w:r w:rsidR="00465744">
        <w:t xml:space="preserve"> This is due to the lack of agents deployed into the system, which were nearly 100 agents. If there were 7.9 million agents deployed then curve would have higher resolution given such a high deployment.</w:t>
      </w:r>
      <w:r w:rsidR="00022AE5">
        <w:t xml:space="preserve"> We did not run a high deployment number primary due to lack of computing pow</w:t>
      </w:r>
      <w:r w:rsidR="00C63E09">
        <w:t>er, which is not to say the computer wa</w:t>
      </w:r>
      <w:r w:rsidR="00022AE5">
        <w:t xml:space="preserve">s not powerful enough, rather </w:t>
      </w:r>
      <w:r w:rsidR="00C63E09">
        <w:t>our product was a very computationally expensive simulation,</w:t>
      </w:r>
      <w:r w:rsidR="00022AE5">
        <w:t xml:space="preserve"> intended to run across multiple computers. </w:t>
      </w:r>
    </w:p>
    <w:p w:rsidR="00A83CAA" w:rsidRDefault="00465744" w:rsidP="00022AE5">
      <w:pPr>
        <w:pStyle w:val="BodyText"/>
      </w:pPr>
      <w:r>
        <w:t>Another large discrepancy</w:t>
      </w:r>
      <w:r w:rsidR="003D6A44">
        <w:t xml:space="preserve"> between the two plots </w:t>
      </w:r>
      <w:r>
        <w:t>is the</w:t>
      </w:r>
      <w:r w:rsidR="003D6A44">
        <w:t xml:space="preserve"> different</w:t>
      </w:r>
      <w:r>
        <w:t xml:space="preserve"> time scal</w:t>
      </w:r>
      <w:r w:rsidR="001B4E7C">
        <w:t>e</w:t>
      </w:r>
      <w:r w:rsidR="003D6A44">
        <w:t>.</w:t>
      </w:r>
      <w:r w:rsidR="002B5BD1">
        <w:t xml:space="preserve"> Essentially </w:t>
      </w:r>
      <w:r w:rsidR="00A83CAA">
        <w:t xml:space="preserve">this </w:t>
      </w:r>
      <w:r w:rsidR="003D6A44">
        <w:t>is</w:t>
      </w:r>
      <w:r w:rsidR="00A83CAA">
        <w:t xml:space="preserve"> a unit conversion issue that is difficult to correct within the multi-agent system code. Given </w:t>
      </w:r>
      <w:r w:rsidR="00C40C37">
        <w:t>the</w:t>
      </w:r>
      <w:r w:rsidR="00A83CAA">
        <w:t xml:space="preserve"> system</w:t>
      </w:r>
      <w:r w:rsidR="00191FE8">
        <w:t xml:space="preserve"> is</w:t>
      </w:r>
      <w:r w:rsidR="00A83CAA">
        <w:t xml:space="preserve"> </w:t>
      </w:r>
      <w:r w:rsidR="00191FE8">
        <w:t xml:space="preserve">embedded with a discrete unit time step for tracking the interactions, </w:t>
      </w:r>
      <w:r w:rsidR="00C40C37">
        <w:t>the team decided to keep the graph units in time steps</w:t>
      </w:r>
      <w:r w:rsidR="00191FE8">
        <w:t>.</w:t>
      </w:r>
      <w:r w:rsidR="00C40C37">
        <w:t xml:space="preserve"> This is so future developers may change the time step based on system specifications adjust their unit conversions afterwards.</w:t>
      </w:r>
      <w:r w:rsidR="00191FE8">
        <w:t xml:space="preserve"> </w:t>
      </w:r>
      <w:r w:rsidR="00022AE5">
        <w:t xml:space="preserve">The unit step time used </w:t>
      </w:r>
      <w:r w:rsidR="00C40C37">
        <w:t xml:space="preserve">in this run </w:t>
      </w:r>
      <w:r w:rsidR="00022AE5">
        <w:t xml:space="preserve">was </w:t>
      </w:r>
      <w:r w:rsidR="00C40C37">
        <w:t>3</w:t>
      </w:r>
      <w:r w:rsidR="00022AE5">
        <w:t xml:space="preserve"> seconds</w:t>
      </w:r>
      <w:r w:rsidR="00C40C37">
        <w:t>,</w:t>
      </w:r>
      <w:r w:rsidR="00022AE5">
        <w:t xml:space="preserve"> because it</w:t>
      </w:r>
      <w:r w:rsidR="00A83CAA" w:rsidRPr="00EC5974">
        <w:t xml:space="preserve"> was found to be an adequate length of time to finish all tasks before the next round of messaging. Shorter time steps resulted in delays and, in extreme cases, message buffer overf</w:t>
      </w:r>
      <w:r w:rsidR="00A83CAA" w:rsidRPr="00C40C37">
        <w:t>low</w:t>
      </w:r>
      <w:r w:rsidR="00C40C37" w:rsidRPr="00C40C37">
        <w:t xml:space="preserve"> as discussed earlier</w:t>
      </w:r>
      <w:r w:rsidR="00CD0D62" w:rsidRPr="00C40C37">
        <w:t xml:space="preserve">. </w:t>
      </w:r>
      <w:r w:rsidR="00C40C37" w:rsidRPr="00C40C37">
        <w:t>A</w:t>
      </w:r>
      <w:r w:rsidR="00022AE5" w:rsidRPr="00C40C37">
        <w:t xml:space="preserve"> time conversion </w:t>
      </w:r>
      <w:r w:rsidR="00C40C37" w:rsidRPr="00C40C37">
        <w:t>is simply</w:t>
      </w:r>
      <w:r w:rsidR="00022AE5" w:rsidRPr="00C40C37">
        <w:t xml:space="preserve"> multiplying 3 seconds </w:t>
      </w:r>
      <w:r w:rsidR="00C40C37" w:rsidRPr="00C40C37">
        <w:t>by</w:t>
      </w:r>
      <w:r w:rsidR="00022AE5" w:rsidRPr="00C40C37">
        <w:t xml:space="preserve"> the number of steps (45) to produce the number of days</w:t>
      </w:r>
      <w:r w:rsidR="00C40C37" w:rsidRPr="00C40C37">
        <w:t>, 135 – close to the SIR modeled time.</w:t>
      </w:r>
    </w:p>
    <w:p w:rsidR="00A83CAA" w:rsidRDefault="00A83CAA" w:rsidP="00465744">
      <w:pPr>
        <w:pStyle w:val="BodyText"/>
      </w:pPr>
    </w:p>
    <w:p w:rsidR="009C7878" w:rsidRDefault="000A6B49" w:rsidP="002E3980">
      <w:pPr>
        <w:pStyle w:val="BodyText"/>
      </w:pPr>
      <w:r>
        <w:t xml:space="preserve"> </w:t>
      </w:r>
    </w:p>
    <w:p w:rsidR="0003027B" w:rsidRDefault="0003027B" w:rsidP="00D301DB">
      <w:pPr>
        <w:pStyle w:val="BodyText"/>
        <w:jc w:val="center"/>
      </w:pPr>
      <w:r>
        <w:rPr>
          <w:noProof/>
        </w:rPr>
        <w:lastRenderedPageBreak/>
        <w:drawing>
          <wp:inline distT="0" distB="0" distL="0" distR="0">
            <wp:extent cx="4559935" cy="2968625"/>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1" cstate="print"/>
                    <a:srcRect/>
                    <a:stretch>
                      <a:fillRect/>
                    </a:stretch>
                  </pic:blipFill>
                  <pic:spPr bwMode="auto">
                    <a:xfrm>
                      <a:off x="0" y="0"/>
                      <a:ext cx="4559935" cy="2968625"/>
                    </a:xfrm>
                    <a:prstGeom prst="rect">
                      <a:avLst/>
                    </a:prstGeom>
                    <a:noFill/>
                    <a:ln w="9525">
                      <a:noFill/>
                      <a:miter lim="800000"/>
                      <a:headEnd/>
                      <a:tailEnd/>
                    </a:ln>
                  </pic:spPr>
                </pic:pic>
              </a:graphicData>
            </a:graphic>
          </wp:inline>
        </w:drawing>
      </w:r>
    </w:p>
    <w:p w:rsidR="00593133" w:rsidRPr="009C7878" w:rsidRDefault="0003027B" w:rsidP="0008115B">
      <w:pPr>
        <w:pStyle w:val="Caption"/>
      </w:pPr>
      <w:bookmarkStart w:id="122" w:name="_Toc260057442"/>
      <w:r>
        <w:t xml:space="preserve">Figure </w:t>
      </w:r>
      <w:fldSimple w:instr=" SEQ Figure \* ARABIC ">
        <w:r w:rsidR="00A47062">
          <w:rPr>
            <w:noProof/>
          </w:rPr>
          <w:t>26</w:t>
        </w:r>
      </w:fldSimple>
      <w:r>
        <w:t>: Senior Design Team Simulation Results</w:t>
      </w:r>
      <w:bookmarkEnd w:id="122"/>
    </w:p>
    <w:p w:rsidR="00A83CAA" w:rsidRPr="00A83CAA" w:rsidRDefault="00244E5F" w:rsidP="00A83CAA">
      <w:pPr>
        <w:pStyle w:val="Heading3"/>
      </w:pPr>
      <w:bookmarkStart w:id="123" w:name="_Toc260057393"/>
      <w:r>
        <w:t>Analysis</w:t>
      </w:r>
      <w:bookmarkEnd w:id="123"/>
    </w:p>
    <w:p w:rsidR="004A1DE4" w:rsidRDefault="004110A4" w:rsidP="00C30F82">
      <w:pPr>
        <w:pStyle w:val="BodyText"/>
      </w:pPr>
      <w:r w:rsidRPr="007839C0">
        <w:t xml:space="preserve">The level of symmetry from the SIR plot can be seen graphically </w:t>
      </w:r>
      <w:r w:rsidR="007505C8" w:rsidRPr="007839C0">
        <w:t>based on the</w:t>
      </w:r>
      <w:r w:rsidRPr="007839C0">
        <w:t xml:space="preserve"> </w:t>
      </w:r>
      <w:r w:rsidR="004C027C" w:rsidRPr="007839C0">
        <w:t>mathematical</w:t>
      </w:r>
      <w:r w:rsidRPr="007839C0">
        <w:t xml:space="preserve"> equations. </w:t>
      </w:r>
      <w:r w:rsidR="002E3980" w:rsidRPr="007839C0">
        <w:t xml:space="preserve"> </w:t>
      </w:r>
      <w:r w:rsidR="00C40C37">
        <w:t xml:space="preserve">From the simulation </w:t>
      </w:r>
      <w:r w:rsidRPr="007839C0">
        <w:t>plot, it can be inferred that our simulation results are acceptable and are a relative success, primarily due to the resemblance of the curved trend</w:t>
      </w:r>
      <w:r w:rsidR="00A83CAA" w:rsidRPr="007839C0">
        <w:t xml:space="preserve"> </w:t>
      </w:r>
      <w:r w:rsidR="007505C8" w:rsidRPr="007839C0">
        <w:t>from</w:t>
      </w:r>
      <w:r w:rsidR="00A83CAA" w:rsidRPr="007839C0">
        <w:t xml:space="preserve"> the accepted plot</w:t>
      </w:r>
      <w:r w:rsidRPr="007839C0">
        <w:t xml:space="preserve">. We can see that as the </w:t>
      </w:r>
      <w:r w:rsidR="007505C8" w:rsidRPr="007839C0">
        <w:t>number of susceptible agents becomes</w:t>
      </w:r>
      <w:r w:rsidRPr="007839C0">
        <w:t xml:space="preserve"> infected trough a rate of </w:t>
      </w:r>
      <w:r w:rsidR="00387523" w:rsidRPr="007839C0">
        <w:t>transmission</w:t>
      </w:r>
      <w:r w:rsidR="00387523">
        <w:t xml:space="preserve"> (γ)</w:t>
      </w:r>
      <w:r w:rsidRPr="007839C0">
        <w:t xml:space="preserve">, the slope of the </w:t>
      </w:r>
      <w:r w:rsidRPr="00C40C37">
        <w:t xml:space="preserve">Removed </w:t>
      </w:r>
      <w:r w:rsidR="00655584" w:rsidRPr="00C40C37">
        <w:t>c</w:t>
      </w:r>
      <w:r w:rsidR="00655584">
        <w:t xml:space="preserve">urve </w:t>
      </w:r>
      <w:r w:rsidRPr="007839C0">
        <w:t>is simila</w:t>
      </w:r>
      <w:r w:rsidR="00387523">
        <w:t xml:space="preserve">r yet in the opposite direction. This intuitively makes sense because the total population size remains constant. After the epidemic has passed, the entire population should migrate into the removed sub-population. </w:t>
      </w:r>
      <w:r w:rsidRPr="007839C0">
        <w:t xml:space="preserve"> </w:t>
      </w:r>
      <w:r w:rsidR="00D36412">
        <w:t>In addition,</w:t>
      </w:r>
      <w:r w:rsidRPr="007839C0">
        <w:t xml:space="preserve"> the slope of the Infectious curve is initially the same as </w:t>
      </w:r>
      <w:r w:rsidRPr="00C40C37">
        <w:t xml:space="preserve">the </w:t>
      </w:r>
      <w:r w:rsidR="00D36412" w:rsidRPr="00C40C37">
        <w:t>Removed curve</w:t>
      </w:r>
      <w:r w:rsidRPr="007839C0">
        <w:t xml:space="preserve">. This </w:t>
      </w:r>
      <w:r w:rsidR="00C40C37">
        <w:t>ul</w:t>
      </w:r>
      <w:r w:rsidR="002B5BD1" w:rsidRPr="007839C0">
        <w:t>tim</w:t>
      </w:r>
      <w:r w:rsidR="00D65D31">
        <w:t>at</w:t>
      </w:r>
      <w:r w:rsidR="002B5BD1" w:rsidRPr="007839C0">
        <w:t>ely</w:t>
      </w:r>
      <w:r w:rsidRPr="007839C0">
        <w:t xml:space="preserve"> makes sense, because the</w:t>
      </w:r>
      <w:r w:rsidR="00D36412">
        <w:t xml:space="preserve"> fundamental </w:t>
      </w:r>
      <w:r w:rsidR="00D36412" w:rsidRPr="007839C0">
        <w:t>variable</w:t>
      </w:r>
      <w:r w:rsidRPr="007839C0">
        <w:t xml:space="preserve"> (</w:t>
      </w:r>
      <w:r w:rsidR="00387523">
        <w:t>β</w:t>
      </w:r>
      <w:r w:rsidRPr="007839C0">
        <w:t xml:space="preserve">) is used in the </w:t>
      </w:r>
      <w:r w:rsidR="002B5BD1" w:rsidRPr="007839C0">
        <w:t>differential</w:t>
      </w:r>
      <w:r w:rsidR="007505C8" w:rsidRPr="007839C0">
        <w:t xml:space="preserve"> equations for both curves. In addition, another important characteristic of the SIR plot is that the peak of the infectious curve </w:t>
      </w:r>
      <w:r w:rsidR="00D36412">
        <w:t>occurs</w:t>
      </w:r>
      <w:r w:rsidR="007505C8" w:rsidRPr="007839C0">
        <w:t xml:space="preserve"> between the </w:t>
      </w:r>
      <w:r w:rsidR="007839C0" w:rsidRPr="007839C0">
        <w:t>s</w:t>
      </w:r>
      <w:r w:rsidR="00D65D31">
        <w:t>usceptible and infectious plots, and the plots reach a stead-state at around the same time (100-135 days).</w:t>
      </w:r>
      <w:r w:rsidR="007839C0" w:rsidRPr="007839C0">
        <w:t xml:space="preserve"> </w:t>
      </w:r>
      <w:r w:rsidR="00D65D31">
        <w:t>Also, in reality, the peak percentage of the population infected with Hong Kong Flu was much lower than 56%, lending the simulation results an added level of credibility over the SIR model.</w:t>
      </w:r>
      <w:r w:rsidR="009261CE">
        <w:t xml:space="preserve"> </w:t>
      </w:r>
    </w:p>
    <w:p w:rsidR="00F84745" w:rsidRDefault="00F84745" w:rsidP="00F84745">
      <w:pPr>
        <w:pStyle w:val="Heading1"/>
      </w:pPr>
      <w:bookmarkStart w:id="124" w:name="_Toc163632920"/>
      <w:bookmarkStart w:id="125" w:name="_Toc163635992"/>
      <w:bookmarkStart w:id="126" w:name="_Toc192491069"/>
      <w:bookmarkStart w:id="127" w:name="_Toc260057394"/>
      <w:r>
        <w:t>Conclusions</w:t>
      </w:r>
      <w:bookmarkEnd w:id="124"/>
      <w:bookmarkEnd w:id="125"/>
      <w:bookmarkEnd w:id="126"/>
      <w:bookmarkEnd w:id="127"/>
    </w:p>
    <w:p w:rsidR="00CD0D62" w:rsidRPr="00CD0D62" w:rsidRDefault="00CD0D62" w:rsidP="00CD0D62">
      <w:pPr>
        <w:pStyle w:val="BodyText"/>
      </w:pPr>
      <w:r>
        <w:t xml:space="preserve">The ultimate goal of this project was to demonstrate the validity and advantages of using a multi-agent system to simulate social situations. </w:t>
      </w:r>
      <w:r w:rsidR="00E84508">
        <w:t>While the simulation was quite simple in its individual agent components, it managed to produce results close in accuracy to those of a proven mathematical model. The distributed computing model allows for even more complex environments and human characteristics</w:t>
      </w:r>
      <w:r w:rsidR="002145E9">
        <w:t xml:space="preserve"> in the future</w:t>
      </w:r>
      <w:r w:rsidR="00E84508">
        <w:t>, such a</w:t>
      </w:r>
      <w:r w:rsidR="002145E9">
        <w:t>s a</w:t>
      </w:r>
      <w:r w:rsidR="00E84508">
        <w:t xml:space="preserve"> person going through intricate details of their day like deciding whether to take the subw</w:t>
      </w:r>
      <w:r w:rsidR="002145E9">
        <w:t>ay or walk to work. While it had</w:t>
      </w:r>
      <w:r w:rsidR="00E84508">
        <w:t xml:space="preserve"> many drawbacks, INGENIAS did prove to expedite the development of multi-agent systems. An inexperienced computer engineer, under the </w:t>
      </w:r>
      <w:r w:rsidR="00E84508">
        <w:lastRenderedPageBreak/>
        <w:t>direction of an epidemiologist could expand upon the current model very quickly if needed. Overall, the project was a success, as all project goals were completed and results, in comparison to the SIR model, proved very promising.</w:t>
      </w:r>
    </w:p>
    <w:p w:rsidR="00F84745" w:rsidRDefault="00F84745" w:rsidP="00F84745">
      <w:pPr>
        <w:pStyle w:val="Heading1"/>
      </w:pPr>
      <w:bookmarkStart w:id="128" w:name="_Toc147589857"/>
      <w:bookmarkStart w:id="129" w:name="_Toc147715022"/>
      <w:bookmarkStart w:id="130" w:name="_Toc147716140"/>
      <w:bookmarkStart w:id="131" w:name="_Toc147722652"/>
      <w:bookmarkStart w:id="132" w:name="_Toc163632922"/>
      <w:bookmarkStart w:id="133" w:name="_Toc163635993"/>
      <w:bookmarkStart w:id="134" w:name="_Toc192491070"/>
      <w:bookmarkStart w:id="135" w:name="_Toc260057395"/>
      <w:bookmarkStart w:id="136" w:name="_Toc147589850"/>
      <w:bookmarkStart w:id="137" w:name="_Toc147715015"/>
      <w:bookmarkStart w:id="138" w:name="_Toc147716133"/>
      <w:bookmarkStart w:id="139" w:name="_Toc147722645"/>
      <w:r>
        <w:t>Acknowledgments</w:t>
      </w:r>
      <w:bookmarkEnd w:id="128"/>
      <w:bookmarkEnd w:id="129"/>
      <w:bookmarkEnd w:id="130"/>
      <w:bookmarkEnd w:id="131"/>
      <w:bookmarkEnd w:id="132"/>
      <w:bookmarkEnd w:id="133"/>
      <w:bookmarkEnd w:id="134"/>
      <w:bookmarkEnd w:id="135"/>
    </w:p>
    <w:p w:rsidR="008B79BD" w:rsidRDefault="008B79BD" w:rsidP="00D301DB">
      <w:pPr>
        <w:pStyle w:val="BodyText"/>
        <w:rPr>
          <w:rFonts w:ascii="Arial" w:hAnsi="Arial" w:cs="Arial"/>
          <w:b/>
          <w:bCs/>
          <w:kern w:val="32"/>
          <w:sz w:val="32"/>
          <w:szCs w:val="32"/>
        </w:rPr>
      </w:pPr>
      <w:bookmarkStart w:id="140" w:name="_Toc163632921"/>
      <w:bookmarkStart w:id="141" w:name="_Toc163635994"/>
      <w:bookmarkStart w:id="142" w:name="_Toc192491071"/>
      <w:bookmarkStart w:id="143" w:name="_Toc147589853"/>
      <w:bookmarkStart w:id="144" w:name="_Ref147635672"/>
      <w:bookmarkStart w:id="145" w:name="_Ref147635718"/>
      <w:bookmarkStart w:id="146" w:name="_Ref147635765"/>
      <w:bookmarkStart w:id="147" w:name="_Ref147635827"/>
      <w:bookmarkStart w:id="148" w:name="_Ref147651137"/>
      <w:bookmarkStart w:id="149" w:name="_Toc147715018"/>
      <w:bookmarkStart w:id="150" w:name="_Toc147716136"/>
      <w:bookmarkStart w:id="151" w:name="_Toc147722648"/>
      <w:bookmarkStart w:id="152" w:name="_Toc163632926"/>
      <w:bookmarkEnd w:id="136"/>
      <w:bookmarkEnd w:id="137"/>
      <w:bookmarkEnd w:id="138"/>
      <w:bookmarkEnd w:id="139"/>
      <w:r w:rsidRPr="004D4097">
        <w:t>The senior design group would like to thank our advisor</w:t>
      </w:r>
      <w:r>
        <w:t>s</w:t>
      </w:r>
      <w:r w:rsidRPr="004D4097">
        <w:t>, Dr. Li Bai</w:t>
      </w:r>
      <w:r>
        <w:t xml:space="preserve"> and Dr. Saroj Biswas</w:t>
      </w:r>
      <w:r w:rsidRPr="004D4097">
        <w:t>, as well as Ethan Rublee of the Computer Fusion laboratory. They would also like to thank Jacquelin Speck for h</w:t>
      </w:r>
      <w:r>
        <w:t>er technical writing assistance, Michael Korostelev for artistic design assistance, and Christopher Powell and Richard Hoffman for Java programming assistance.</w:t>
      </w:r>
    </w:p>
    <w:p w:rsidR="007C5DA5" w:rsidRDefault="007C5DA5" w:rsidP="007C5DA5">
      <w:pPr>
        <w:pStyle w:val="Heading1"/>
      </w:pPr>
      <w:bookmarkStart w:id="153" w:name="_Toc260057396"/>
      <w:r>
        <w:t>Recommendations for Future Work</w:t>
      </w:r>
      <w:bookmarkEnd w:id="140"/>
      <w:bookmarkEnd w:id="141"/>
      <w:bookmarkEnd w:id="142"/>
      <w:bookmarkEnd w:id="153"/>
    </w:p>
    <w:p w:rsidR="00C95146" w:rsidRDefault="00C95146" w:rsidP="00C95146">
      <w:pPr>
        <w:pStyle w:val="Heading2"/>
      </w:pPr>
      <w:bookmarkStart w:id="154" w:name="_Toc260057397"/>
      <w:r>
        <w:t>Addition of Dynamic Behavioral Parameters</w:t>
      </w:r>
      <w:bookmarkEnd w:id="154"/>
    </w:p>
    <w:p w:rsidR="007839C0" w:rsidRPr="007839C0" w:rsidRDefault="00D36412" w:rsidP="007839C0">
      <w:pPr>
        <w:pStyle w:val="BodyText"/>
      </w:pPr>
      <w:r>
        <w:t>Perhaps one of the most compelling and interesting aspect</w:t>
      </w:r>
      <w:r w:rsidR="00265A8C">
        <w:t>s of this project</w:t>
      </w:r>
      <w:r>
        <w:t xml:space="preserve"> is the potential for future work. </w:t>
      </w:r>
      <w:r w:rsidR="007839C0">
        <w:t xml:space="preserve">Additional work on this project can involve </w:t>
      </w:r>
      <w:r>
        <w:t>integrating</w:t>
      </w:r>
      <w:r w:rsidR="007839C0">
        <w:t xml:space="preserve"> a more complex human behavior. Our model simplified human behavior </w:t>
      </w:r>
      <w:r>
        <w:t>to</w:t>
      </w:r>
      <w:r w:rsidR="007839C0">
        <w:t xml:space="preserve"> traveling from home to the wo</w:t>
      </w:r>
      <w:r w:rsidR="00265A8C">
        <w:t xml:space="preserve">rkplace. More advanced and detailed human models could be developed using the current software tools. Some examples are: different travel destinations, population grouping (schools, companies, families, etc.), and probabilistic decision making. </w:t>
      </w:r>
      <w:r w:rsidR="007839C0">
        <w:t xml:space="preserve"> </w:t>
      </w:r>
    </w:p>
    <w:p w:rsidR="00C95146" w:rsidRPr="004F1DB2" w:rsidRDefault="00C95146" w:rsidP="004F1DB2">
      <w:pPr>
        <w:pStyle w:val="Heading2"/>
      </w:pPr>
      <w:bookmarkStart w:id="155" w:name="_Toc260057398"/>
      <w:r w:rsidRPr="004F1DB2">
        <w:t>Multiple Platform Connectivity</w:t>
      </w:r>
      <w:bookmarkEnd w:id="155"/>
    </w:p>
    <w:p w:rsidR="007839C0" w:rsidRDefault="007839C0" w:rsidP="007839C0">
      <w:pPr>
        <w:pStyle w:val="BodyText"/>
      </w:pPr>
      <w:r>
        <w:t xml:space="preserve">From our final simulation results, it is quite evident that </w:t>
      </w:r>
      <w:r w:rsidRPr="00D36412">
        <w:t>our</w:t>
      </w:r>
      <w:r w:rsidR="00D36412">
        <w:t xml:space="preserve"> SIR simulation plot</w:t>
      </w:r>
      <w:r w:rsidR="009375C9">
        <w:t xml:space="preserve"> is not completely </w:t>
      </w:r>
      <w:r>
        <w:t>reliable</w:t>
      </w:r>
      <w:r w:rsidR="0062472F">
        <w:t>,</w:t>
      </w:r>
      <w:r>
        <w:t xml:space="preserve"> primarily due to </w:t>
      </w:r>
      <w:r w:rsidR="0062472F">
        <w:t xml:space="preserve">the small </w:t>
      </w:r>
      <w:r>
        <w:t>deployment. One of the major changes that can be made to improve the model is to run the simulation across multiple personal computers.</w:t>
      </w:r>
      <w:r w:rsidR="00BE2F54">
        <w:t xml:space="preserve"> When using multiple computers, the simulation could</w:t>
      </w:r>
      <w:r w:rsidR="00D36412">
        <w:t xml:space="preserve"> deploy more agents due to the increase in computational potential. </w:t>
      </w:r>
      <w:r>
        <w:t xml:space="preserve">Using the JADE Remote Management GUI, </w:t>
      </w:r>
      <w:r w:rsidR="00BE2F54">
        <w:t>the senior design team successfully</w:t>
      </w:r>
      <w:r>
        <w:t xml:space="preserve"> connect</w:t>
      </w:r>
      <w:r w:rsidR="00BE2F54">
        <w:t>ed two JADE platforms on</w:t>
      </w:r>
      <w:r>
        <w:t xml:space="preserve"> </w:t>
      </w:r>
      <w:r w:rsidR="00BE2F54">
        <w:t>separate PCs. H</w:t>
      </w:r>
      <w:r>
        <w:t xml:space="preserve">owever </w:t>
      </w:r>
      <w:r w:rsidR="00BE2F54">
        <w:t>the simulation demonstrated ran only on one computer due to time constraints.</w:t>
      </w:r>
    </w:p>
    <w:p w:rsidR="00B4676E" w:rsidRDefault="007839C0" w:rsidP="00B4676E">
      <w:pPr>
        <w:pStyle w:val="BodyText"/>
      </w:pPr>
      <w:r>
        <w:t xml:space="preserve">Another </w:t>
      </w:r>
      <w:r w:rsidR="00C34AF6">
        <w:t xml:space="preserve">fundamental </w:t>
      </w:r>
      <w:r>
        <w:t xml:space="preserve">change in </w:t>
      </w:r>
      <w:r w:rsidR="00C34AF6">
        <w:t>the design</w:t>
      </w:r>
      <w:r>
        <w:t xml:space="preserve"> process for this project would be to migrate away from using the INEGIAS platform</w:t>
      </w:r>
      <w:r w:rsidR="00BE2F54">
        <w:t xml:space="preserve"> entirely</w:t>
      </w:r>
      <w:r>
        <w:t xml:space="preserve">. From our </w:t>
      </w:r>
      <w:r w:rsidR="00C34AF6">
        <w:t>experience</w:t>
      </w:r>
      <w:r>
        <w:t xml:space="preserve"> using this platform, we concluded that despite </w:t>
      </w:r>
      <w:r w:rsidR="00655584">
        <w:t>the</w:t>
      </w:r>
      <w:r>
        <w:t xml:space="preserve"> </w:t>
      </w:r>
      <w:r w:rsidR="00C34AF6">
        <w:t>advantages</w:t>
      </w:r>
      <w:r>
        <w:t xml:space="preserve"> in simplifying </w:t>
      </w:r>
      <w:r w:rsidR="00C34AF6">
        <w:t>multi</w:t>
      </w:r>
      <w:r>
        <w:t xml:space="preserve">-agent </w:t>
      </w:r>
      <w:r w:rsidR="00C34AF6">
        <w:t>design</w:t>
      </w:r>
      <w:r>
        <w:t xml:space="preserve"> for </w:t>
      </w:r>
      <w:r w:rsidR="00413F9B">
        <w:t>developers</w:t>
      </w:r>
      <w:r>
        <w:t>, INGENIAS generates code which</w:t>
      </w:r>
      <w:r w:rsidR="00413F9B">
        <w:t xml:space="preserve"> runs </w:t>
      </w:r>
      <w:r w:rsidR="00655584">
        <w:t xml:space="preserve">relatively slow </w:t>
      </w:r>
      <w:r w:rsidR="00BE2F54">
        <w:t>due to</w:t>
      </w:r>
      <w:r w:rsidR="00655584">
        <w:t xml:space="preserve"> </w:t>
      </w:r>
      <w:r w:rsidR="00BE2F54">
        <w:t>a high degree of object creation and deletion</w:t>
      </w:r>
      <w:r>
        <w:t xml:space="preserve">. By using a different multi-agent platform, </w:t>
      </w:r>
      <w:r w:rsidR="00BE2F54">
        <w:t>future developers could</w:t>
      </w:r>
      <w:r w:rsidR="00655584">
        <w:t xml:space="preserve"> reduc</w:t>
      </w:r>
      <w:r w:rsidR="00BE2F54">
        <w:t>e</w:t>
      </w:r>
      <w:r w:rsidR="00655584">
        <w:t xml:space="preserve"> system requirement</w:t>
      </w:r>
      <w:r w:rsidR="00BE2F54">
        <w:t>s</w:t>
      </w:r>
      <w:r w:rsidR="00655584">
        <w:t xml:space="preserve"> and</w:t>
      </w:r>
      <w:r w:rsidR="00BE2F54">
        <w:t xml:space="preserve"> the</w:t>
      </w:r>
      <w:r w:rsidR="00655584">
        <w:t xml:space="preserve"> simulation time from </w:t>
      </w:r>
      <w:r w:rsidR="00BE2F54">
        <w:t xml:space="preserve">three </w:t>
      </w:r>
      <w:r w:rsidR="00655584">
        <w:t xml:space="preserve">hours.    </w:t>
      </w:r>
      <w:bookmarkEnd w:id="143"/>
      <w:bookmarkEnd w:id="144"/>
      <w:bookmarkEnd w:id="145"/>
      <w:bookmarkEnd w:id="146"/>
      <w:bookmarkEnd w:id="147"/>
      <w:bookmarkEnd w:id="148"/>
      <w:bookmarkEnd w:id="149"/>
      <w:bookmarkEnd w:id="150"/>
      <w:bookmarkEnd w:id="151"/>
      <w:bookmarkEnd w:id="152"/>
    </w:p>
    <w:sdt>
      <w:sdtPr>
        <w:rPr>
          <w:rFonts w:ascii="Times New Roman" w:hAnsi="Times New Roman" w:cs="Times New Roman"/>
          <w:b w:val="0"/>
          <w:bCs w:val="0"/>
          <w:kern w:val="0"/>
          <w:sz w:val="24"/>
          <w:szCs w:val="24"/>
        </w:rPr>
        <w:id w:val="7594306"/>
        <w:docPartObj>
          <w:docPartGallery w:val="Bibliographies"/>
          <w:docPartUnique/>
        </w:docPartObj>
      </w:sdtPr>
      <w:sdtContent>
        <w:bookmarkStart w:id="156" w:name="_Toc260057399" w:displacedByCustomXml="prev"/>
        <w:p w:rsidR="00DF74C8" w:rsidRDefault="004A1DE4">
          <w:pPr>
            <w:pStyle w:val="Heading1"/>
          </w:pPr>
          <w:r>
            <w:t>References</w:t>
          </w:r>
          <w:bookmarkEnd w:id="156"/>
        </w:p>
        <w:p w:rsidR="004A1DE4" w:rsidRDefault="00E87CD5" w:rsidP="004A1DE4">
          <w:pPr>
            <w:pStyle w:val="Bibliography"/>
            <w:rPr>
              <w:noProof/>
            </w:rPr>
          </w:pPr>
          <w:r>
            <w:fldChar w:fldCharType="begin"/>
          </w:r>
          <w:r w:rsidR="00DF74C8">
            <w:instrText xml:space="preserve"> BIBLIOGRAPHY </w:instrText>
          </w:r>
          <w:r>
            <w:fldChar w:fldCharType="separate"/>
          </w:r>
          <w:r w:rsidR="004A1DE4">
            <w:rPr>
              <w:noProof/>
            </w:rPr>
            <w:t xml:space="preserve">Dunham, J. B. (2005). An Agent-Based Spatially Explicit Epidemiological Model in MASON. </w:t>
          </w:r>
          <w:r w:rsidR="004A1DE4">
            <w:rPr>
              <w:i/>
              <w:iCs/>
              <w:noProof/>
            </w:rPr>
            <w:t>Journal of Artificial Societies and Social Simulation</w:t>
          </w:r>
          <w:r w:rsidR="004A1DE4">
            <w:rPr>
              <w:noProof/>
            </w:rPr>
            <w:t xml:space="preserve"> </w:t>
          </w:r>
          <w:r w:rsidR="004A1DE4">
            <w:rPr>
              <w:i/>
              <w:iCs/>
              <w:noProof/>
            </w:rPr>
            <w:t>, 9</w:t>
          </w:r>
          <w:r w:rsidR="004A1DE4">
            <w:rPr>
              <w:noProof/>
            </w:rPr>
            <w:t xml:space="preserve"> (1), 10-12.</w:t>
          </w:r>
        </w:p>
        <w:p w:rsidR="004A1DE4" w:rsidRDefault="004A1DE4" w:rsidP="004A1DE4">
          <w:pPr>
            <w:pStyle w:val="Bibliography"/>
            <w:rPr>
              <w:noProof/>
            </w:rPr>
          </w:pPr>
          <w:r>
            <w:rPr>
              <w:noProof/>
            </w:rPr>
            <w:t xml:space="preserve">FIPA00023. (2004, March). </w:t>
          </w:r>
          <w:r>
            <w:rPr>
              <w:i/>
              <w:iCs/>
              <w:noProof/>
            </w:rPr>
            <w:t>FIPA- Agent Management Specification 00023</w:t>
          </w:r>
          <w:r>
            <w:rPr>
              <w:noProof/>
            </w:rPr>
            <w:t>. (IEEE Foundation for Intelligent Physical Agents) Retrieved from http://www.fipa.org/specs/fipa00023/SC00023K.pdf</w:t>
          </w:r>
        </w:p>
        <w:p w:rsidR="004A1DE4" w:rsidRDefault="004A1DE4" w:rsidP="004A1DE4">
          <w:pPr>
            <w:pStyle w:val="Bibliography"/>
            <w:rPr>
              <w:noProof/>
            </w:rPr>
          </w:pPr>
          <w:r>
            <w:rPr>
              <w:noProof/>
            </w:rPr>
            <w:lastRenderedPageBreak/>
            <w:t xml:space="preserve">FIPA00061. (2002, March). </w:t>
          </w:r>
          <w:r>
            <w:rPr>
              <w:i/>
              <w:iCs/>
              <w:noProof/>
            </w:rPr>
            <w:t>FIPA- ACL Message Structure Specification 00061</w:t>
          </w:r>
          <w:r>
            <w:rPr>
              <w:noProof/>
            </w:rPr>
            <w:t>. (IEEE Foundation for Intelligent Physical Agents) Retrieved from http://www.fipa.org/specs/fipa00061/SC00061G.pdf</w:t>
          </w:r>
        </w:p>
        <w:p w:rsidR="004A1DE4" w:rsidRDefault="004A1DE4" w:rsidP="004A1DE4">
          <w:pPr>
            <w:pStyle w:val="Bibliography"/>
            <w:rPr>
              <w:noProof/>
            </w:rPr>
          </w:pPr>
          <w:r>
            <w:rPr>
              <w:noProof/>
            </w:rPr>
            <w:t xml:space="preserve">FIPA00067. (2002, March). </w:t>
          </w:r>
          <w:r>
            <w:rPr>
              <w:i/>
              <w:iCs/>
              <w:noProof/>
            </w:rPr>
            <w:t>FIPA- Agent Message Transport Service 00067</w:t>
          </w:r>
          <w:r>
            <w:rPr>
              <w:noProof/>
            </w:rPr>
            <w:t>. (IEEE Foundation for Intelligent Physical Agents) Retrieved from http://www.fipa.org/specs/fipa00067/SC00067F.pdf</w:t>
          </w:r>
        </w:p>
        <w:p w:rsidR="004A1DE4" w:rsidRDefault="004A1DE4" w:rsidP="004A1DE4">
          <w:pPr>
            <w:pStyle w:val="Bibliography"/>
            <w:rPr>
              <w:noProof/>
            </w:rPr>
          </w:pPr>
          <w:r>
            <w:rPr>
              <w:noProof/>
            </w:rPr>
            <w:t xml:space="preserve">Gomez-Sanz, J. J. (2008). </w:t>
          </w:r>
          <w:r>
            <w:rPr>
              <w:i/>
              <w:iCs/>
              <w:noProof/>
            </w:rPr>
            <w:t>GRASIA Development Guide Version 1.0.</w:t>
          </w:r>
          <w:r>
            <w:rPr>
              <w:noProof/>
            </w:rPr>
            <w:t xml:space="preserve"> Retrieved from http://grasia.fdi.ucm.es/main/?q=en/print/book/export/html/140</w:t>
          </w:r>
        </w:p>
        <w:p w:rsidR="004A1DE4" w:rsidRDefault="004A1DE4" w:rsidP="004A1DE4">
          <w:pPr>
            <w:pStyle w:val="Bibliography"/>
            <w:rPr>
              <w:noProof/>
            </w:rPr>
          </w:pPr>
          <w:r>
            <w:rPr>
              <w:noProof/>
            </w:rPr>
            <w:t xml:space="preserve">Gomez-Sanz, J. J., &amp; Gomez-Sanz, P. (2008, April). </w:t>
          </w:r>
          <w:r>
            <w:rPr>
              <w:i/>
              <w:iCs/>
              <w:noProof/>
            </w:rPr>
            <w:t>GRASIA INGENIAS Development Kit (IDK) Manual.</w:t>
          </w:r>
          <w:r>
            <w:rPr>
              <w:noProof/>
            </w:rPr>
            <w:t xml:space="preserve"> Retrieved from http://grasia.fdi.ucm.es/main/myfiles/ingeniasmanual.v14.pdf</w:t>
          </w:r>
        </w:p>
        <w:p w:rsidR="004A1DE4" w:rsidRDefault="004A1DE4" w:rsidP="004A1DE4">
          <w:pPr>
            <w:pStyle w:val="Bibliography"/>
            <w:rPr>
              <w:noProof/>
            </w:rPr>
          </w:pPr>
          <w:r>
            <w:rPr>
              <w:noProof/>
            </w:rPr>
            <w:t xml:space="preserve">Hawker, J., Begg, N., Blairm, I., Reinties, R., &amp; Weinberg, J. (2005). </w:t>
          </w:r>
          <w:r>
            <w:rPr>
              <w:i/>
              <w:iCs/>
              <w:noProof/>
            </w:rPr>
            <w:t>Communicable Disease Control Handbook, 2nd ed.</w:t>
          </w:r>
          <w:r>
            <w:rPr>
              <w:noProof/>
            </w:rPr>
            <w:t xml:space="preserve"> Wiley-Blackwell.</w:t>
          </w:r>
        </w:p>
        <w:p w:rsidR="004A1DE4" w:rsidRDefault="004A1DE4" w:rsidP="004A1DE4">
          <w:pPr>
            <w:pStyle w:val="Bibliography"/>
            <w:rPr>
              <w:noProof/>
            </w:rPr>
          </w:pPr>
          <w:r>
            <w:rPr>
              <w:noProof/>
            </w:rPr>
            <w:t>IEEE Foundation for Intelligent Physical Agents. (2010). Retrieved from http://www.fipa.org/</w:t>
          </w:r>
        </w:p>
        <w:p w:rsidR="004A1DE4" w:rsidRDefault="004A1DE4" w:rsidP="004A1DE4">
          <w:pPr>
            <w:pStyle w:val="Bibliography"/>
            <w:rPr>
              <w:noProof/>
            </w:rPr>
          </w:pPr>
          <w:r>
            <w:rPr>
              <w:noProof/>
            </w:rPr>
            <w:t xml:space="preserve">Nelson, K. E. (2005). In </w:t>
          </w:r>
          <w:r>
            <w:rPr>
              <w:i/>
              <w:iCs/>
              <w:noProof/>
            </w:rPr>
            <w:t>Infectious Disease Epidemiology: Theory and Practice</w:t>
          </w:r>
          <w:r>
            <w:rPr>
              <w:noProof/>
            </w:rPr>
            <w:t xml:space="preserve"> (pp. 152-154). Jones &amp; Bartlett Publishers, Inc.</w:t>
          </w:r>
        </w:p>
        <w:p w:rsidR="004A1DE4" w:rsidRDefault="004A1DE4" w:rsidP="004A1DE4">
          <w:pPr>
            <w:pStyle w:val="Bibliography"/>
            <w:rPr>
              <w:noProof/>
            </w:rPr>
          </w:pPr>
          <w:r>
            <w:rPr>
              <w:noProof/>
            </w:rPr>
            <w:t xml:space="preserve">Nwana, H. S., Ndumu, D. T., Lee, L. C., &amp; Collis, J. C. (2002, Febuary). </w:t>
          </w:r>
          <w:r>
            <w:rPr>
              <w:i/>
              <w:iCs/>
              <w:noProof/>
            </w:rPr>
            <w:t>ZEUS: A Toolkit and Approach for Building Distributed Multi-Agent System.</w:t>
          </w:r>
          <w:r>
            <w:rPr>
              <w:noProof/>
            </w:rPr>
            <w:t xml:space="preserve"> </w:t>
          </w:r>
        </w:p>
        <w:p w:rsidR="004A1DE4" w:rsidRDefault="004A1DE4" w:rsidP="004A1DE4">
          <w:pPr>
            <w:pStyle w:val="Bibliography"/>
            <w:rPr>
              <w:noProof/>
            </w:rPr>
          </w:pPr>
          <w:r>
            <w:rPr>
              <w:noProof/>
            </w:rPr>
            <w:t xml:space="preserve">Olinick, M. (1978). </w:t>
          </w:r>
          <w:r>
            <w:rPr>
              <w:i/>
              <w:iCs/>
              <w:noProof/>
            </w:rPr>
            <w:t>An Introduction to Mathematical Models in the Social Sciences.</w:t>
          </w:r>
          <w:r>
            <w:rPr>
              <w:noProof/>
            </w:rPr>
            <w:t xml:space="preserve"> Reading, Massachusetts: Addison-Wesley.</w:t>
          </w:r>
        </w:p>
        <w:p w:rsidR="004A1DE4" w:rsidRDefault="004A1DE4" w:rsidP="004A1DE4">
          <w:pPr>
            <w:pStyle w:val="Bibliography"/>
            <w:rPr>
              <w:noProof/>
            </w:rPr>
          </w:pPr>
          <w:r>
            <w:rPr>
              <w:noProof/>
            </w:rPr>
            <w:t xml:space="preserve">Oracle Corporation. (2010). </w:t>
          </w:r>
          <w:r>
            <w:rPr>
              <w:i/>
              <w:iCs/>
              <w:noProof/>
            </w:rPr>
            <w:t>What Is an Object?</w:t>
          </w:r>
          <w:r>
            <w:rPr>
              <w:noProof/>
            </w:rPr>
            <w:t xml:space="preserve"> Retrieved from The Java Tutorials: http://java.sun.com/docs/books/tutorial/java/concepts/object.html</w:t>
          </w:r>
        </w:p>
        <w:p w:rsidR="004A1DE4" w:rsidRDefault="004A1DE4" w:rsidP="004A1DE4">
          <w:pPr>
            <w:pStyle w:val="Bibliography"/>
            <w:rPr>
              <w:noProof/>
            </w:rPr>
          </w:pPr>
          <w:r>
            <w:rPr>
              <w:noProof/>
            </w:rPr>
            <w:t xml:space="preserve">Tassier, T. (2005). </w:t>
          </w:r>
          <w:r>
            <w:rPr>
              <w:i/>
              <w:iCs/>
              <w:noProof/>
            </w:rPr>
            <w:t>Fordham University.</w:t>
          </w:r>
          <w:r>
            <w:rPr>
              <w:noProof/>
            </w:rPr>
            <w:t xml:space="preserve"> Retrieved from http://www.fordham.edu/images/Undergraduate/economics/faculty/SIR.pdf</w:t>
          </w:r>
        </w:p>
        <w:p w:rsidR="004A1DE4" w:rsidRDefault="004A1DE4" w:rsidP="004A1DE4">
          <w:pPr>
            <w:pStyle w:val="Bibliography"/>
            <w:rPr>
              <w:noProof/>
            </w:rPr>
          </w:pPr>
          <w:r>
            <w:rPr>
              <w:noProof/>
            </w:rPr>
            <w:t xml:space="preserve">Telecom Italia SpA. (2000, Febuary). </w:t>
          </w:r>
          <w:r>
            <w:rPr>
              <w:i/>
              <w:iCs/>
              <w:noProof/>
            </w:rPr>
            <w:t>Java Agent DEvelopment Framework (JADE).</w:t>
          </w:r>
          <w:r>
            <w:rPr>
              <w:noProof/>
            </w:rPr>
            <w:t xml:space="preserve"> Retrieved from http://jade.tilab.com/</w:t>
          </w:r>
        </w:p>
        <w:p w:rsidR="004A1DE4" w:rsidRDefault="004A1DE4" w:rsidP="004A1DE4">
          <w:pPr>
            <w:pStyle w:val="Bibliography"/>
            <w:rPr>
              <w:noProof/>
            </w:rPr>
          </w:pPr>
          <w:r>
            <w:rPr>
              <w:noProof/>
            </w:rPr>
            <w:t xml:space="preserve">Teweldemedhin, E., Marwala, T., &amp; Mueller, C. (2004). Agent-based modelling: A Case Study in HIV Epidemic. </w:t>
          </w:r>
          <w:r>
            <w:rPr>
              <w:i/>
              <w:iCs/>
              <w:noProof/>
            </w:rPr>
            <w:t>Fourth International Conference</w:t>
          </w:r>
          <w:r>
            <w:rPr>
              <w:noProof/>
            </w:rPr>
            <w:t xml:space="preserve"> (pp. 154-159). Johannesburg: School of Computer Science, School of Electrical and Information Engingeering University of the Witwatersrand.</w:t>
          </w:r>
        </w:p>
        <w:p w:rsidR="004A1DE4" w:rsidRDefault="004A1DE4" w:rsidP="004A1DE4">
          <w:pPr>
            <w:pStyle w:val="Bibliography"/>
            <w:rPr>
              <w:noProof/>
            </w:rPr>
          </w:pPr>
          <w:r>
            <w:rPr>
              <w:noProof/>
            </w:rPr>
            <w:t xml:space="preserve">University of Madrid. (2005). </w:t>
          </w:r>
          <w:r>
            <w:rPr>
              <w:i/>
              <w:iCs/>
              <w:noProof/>
            </w:rPr>
            <w:t>GRASIA- INGENIAS.</w:t>
          </w:r>
          <w:r>
            <w:rPr>
              <w:noProof/>
            </w:rPr>
            <w:t xml:space="preserve"> Retrieved from http://grasia.fdi.ucm.es/main/?q=en/node/128</w:t>
          </w:r>
        </w:p>
        <w:p w:rsidR="004A1DE4" w:rsidRDefault="004A1DE4" w:rsidP="004A1DE4">
          <w:pPr>
            <w:pStyle w:val="Bibliography"/>
            <w:rPr>
              <w:noProof/>
            </w:rPr>
          </w:pPr>
          <w:r>
            <w:rPr>
              <w:noProof/>
            </w:rPr>
            <w:t xml:space="preserve">Viboud, C., Grais, R., Lafont, B., Miller, M., &amp; Simonsen, L. (2005). Multination Impact of the 1968 Hong Kong Influenza Pandemic: Evidence for a Smoldering Pandemic. </w:t>
          </w:r>
          <w:r>
            <w:rPr>
              <w:i/>
              <w:iCs/>
              <w:noProof/>
            </w:rPr>
            <w:t>The Journal of Infectious Diseases</w:t>
          </w:r>
          <w:r>
            <w:rPr>
              <w:noProof/>
            </w:rPr>
            <w:t xml:space="preserve"> , 16.</w:t>
          </w:r>
        </w:p>
        <w:p w:rsidR="004A1DE4" w:rsidRDefault="004A1DE4" w:rsidP="004A1DE4">
          <w:pPr>
            <w:pStyle w:val="Bibliography"/>
            <w:rPr>
              <w:noProof/>
            </w:rPr>
          </w:pPr>
          <w:r>
            <w:rPr>
              <w:noProof/>
            </w:rPr>
            <w:t xml:space="preserve">Wasserman, S., &amp; Faust, K. (1994). </w:t>
          </w:r>
          <w:r>
            <w:rPr>
              <w:i/>
              <w:iCs/>
              <w:noProof/>
            </w:rPr>
            <w:t>Social Network Analysis: Methods and Applications.</w:t>
          </w:r>
          <w:r>
            <w:rPr>
              <w:noProof/>
            </w:rPr>
            <w:t xml:space="preserve"> Cambridge University Press.</w:t>
          </w:r>
        </w:p>
        <w:p w:rsidR="004A1DE4" w:rsidRDefault="004A1DE4" w:rsidP="004A1DE4">
          <w:pPr>
            <w:pStyle w:val="Bibliography"/>
            <w:rPr>
              <w:noProof/>
            </w:rPr>
          </w:pPr>
          <w:r>
            <w:rPr>
              <w:noProof/>
            </w:rPr>
            <w:t xml:space="preserve">Weiss, G. (1999). </w:t>
          </w:r>
          <w:r>
            <w:rPr>
              <w:i/>
              <w:iCs/>
              <w:noProof/>
            </w:rPr>
            <w:t>Multi-Agent Systems- A Modern Approach to Distributed Artificial Intelligence.</w:t>
          </w:r>
          <w:r>
            <w:rPr>
              <w:noProof/>
            </w:rPr>
            <w:t xml:space="preserve"> MIT Press.</w:t>
          </w:r>
        </w:p>
        <w:p w:rsidR="00D301DB" w:rsidRDefault="00E87CD5" w:rsidP="00D301DB">
          <w:r>
            <w:lastRenderedPageBreak/>
            <w:fldChar w:fldCharType="end"/>
          </w:r>
        </w:p>
      </w:sdtContent>
    </w:sdt>
    <w:bookmarkStart w:id="157" w:name="_Toc192491074" w:displacedByCustomXml="prev"/>
    <w:bookmarkStart w:id="158" w:name="_Toc163635997" w:displacedByCustomXml="prev"/>
    <w:p w:rsidR="007C5DA5" w:rsidRDefault="007C5DA5" w:rsidP="007C5DA5">
      <w:pPr>
        <w:pStyle w:val="Heading1"/>
      </w:pPr>
      <w:bookmarkStart w:id="159" w:name="_Toc260057400"/>
      <w:r>
        <w:t>Appendix A – Time Schedule</w:t>
      </w:r>
      <w:bookmarkEnd w:id="158"/>
      <w:bookmarkEnd w:id="157"/>
      <w:bookmarkEnd w:id="159"/>
    </w:p>
    <w:p w:rsidR="004D74F5" w:rsidRPr="004D74F5" w:rsidRDefault="00ED2161" w:rsidP="00D301DB">
      <w:pPr>
        <w:pStyle w:val="Caption"/>
      </w:pPr>
      <w:bookmarkStart w:id="160" w:name="_Toc245801883"/>
      <w:bookmarkStart w:id="161" w:name="_Toc163635998"/>
      <w:bookmarkStart w:id="162" w:name="_Toc192491075"/>
      <w:r>
        <w:rPr>
          <w:noProof/>
        </w:rPr>
        <w:drawing>
          <wp:inline distT="0" distB="0" distL="0" distR="0">
            <wp:extent cx="5486400" cy="3062605"/>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srcRect/>
                    <a:stretch>
                      <a:fillRect/>
                    </a:stretch>
                  </pic:blipFill>
                  <pic:spPr bwMode="auto">
                    <a:xfrm>
                      <a:off x="0" y="0"/>
                      <a:ext cx="5486400" cy="3062605"/>
                    </a:xfrm>
                    <a:prstGeom prst="rect">
                      <a:avLst/>
                    </a:prstGeom>
                    <a:noFill/>
                    <a:ln w="9525">
                      <a:noFill/>
                      <a:miter lim="800000"/>
                      <a:headEnd/>
                      <a:tailEnd/>
                    </a:ln>
                  </pic:spPr>
                </pic:pic>
              </a:graphicData>
            </a:graphic>
          </wp:inline>
        </w:drawing>
      </w:r>
      <w:bookmarkStart w:id="163" w:name="_Toc260057443"/>
      <w:r w:rsidR="000C02FC">
        <w:t xml:space="preserve">Table </w:t>
      </w:r>
      <w:fldSimple w:instr=" SEQ Table \* ARABIC ">
        <w:r w:rsidR="00A47062">
          <w:rPr>
            <w:noProof/>
          </w:rPr>
          <w:t>1</w:t>
        </w:r>
      </w:fldSimple>
      <w:r w:rsidR="000C02FC">
        <w:t>: Gantt chart illustrating</w:t>
      </w:r>
      <w:r w:rsidR="00221D98">
        <w:t xml:space="preserve"> deadlines for the project and intermediate tasks</w:t>
      </w:r>
      <w:bookmarkEnd w:id="163"/>
      <w:r w:rsidR="000C02FC">
        <w:t xml:space="preserve"> </w:t>
      </w:r>
      <w:bookmarkEnd w:id="160"/>
    </w:p>
    <w:p w:rsidR="00D301DB" w:rsidRDefault="00D301DB">
      <w:pPr>
        <w:rPr>
          <w:rFonts w:ascii="Arial" w:hAnsi="Arial" w:cs="Arial"/>
          <w:b/>
          <w:bCs/>
          <w:kern w:val="32"/>
          <w:sz w:val="32"/>
          <w:szCs w:val="32"/>
        </w:rPr>
      </w:pPr>
      <w:r>
        <w:br w:type="page"/>
      </w:r>
    </w:p>
    <w:p w:rsidR="007C5DA5" w:rsidRDefault="007C5DA5" w:rsidP="007C5DA5">
      <w:pPr>
        <w:pStyle w:val="Heading1"/>
      </w:pPr>
      <w:bookmarkStart w:id="164" w:name="_Toc260057401"/>
      <w:r>
        <w:lastRenderedPageBreak/>
        <w:t>Appendix B – Budget</w:t>
      </w:r>
      <w:bookmarkEnd w:id="161"/>
      <w:bookmarkEnd w:id="162"/>
      <w:bookmarkEnd w:id="164"/>
    </w:p>
    <w:p w:rsidR="000C02FC" w:rsidRDefault="00752ED5" w:rsidP="00D301DB">
      <w:pPr>
        <w:pStyle w:val="BodyText"/>
      </w:pPr>
      <w:bookmarkStart w:id="165" w:name="_Toc177977455"/>
      <w:bookmarkStart w:id="166" w:name="_Toc192491076"/>
      <w:r>
        <w:t xml:space="preserve">All </w:t>
      </w:r>
      <w:r w:rsidR="000C02FC" w:rsidRPr="00500D81">
        <w:t>of the equipment needed for the project w</w:t>
      </w:r>
      <w:r w:rsidR="000C02FC">
        <w:t>as</w:t>
      </w:r>
      <w:r>
        <w:t xml:space="preserve"> available in-house</w:t>
      </w:r>
      <w:r w:rsidR="000C02FC" w:rsidRPr="00500D81">
        <w:t xml:space="preserve">. </w:t>
      </w:r>
      <w:r w:rsidR="00780009">
        <w:t>The team</w:t>
      </w:r>
      <w:r w:rsidR="000C02FC" w:rsidRPr="00500D81">
        <w:t xml:space="preserve"> Faculty Advisor provided </w:t>
      </w:r>
      <w:r w:rsidR="00780009">
        <w:t>a development computer, negating the sole cost on the budget, shown in Table 1</w:t>
      </w:r>
      <w:r w:rsidR="000C02FC" w:rsidRPr="00500D81">
        <w:t xml:space="preserve">. </w:t>
      </w:r>
      <w:r w:rsidR="00780009">
        <w:t>Also,</w:t>
      </w:r>
      <w:r w:rsidR="000C02FC" w:rsidRPr="00500D81">
        <w:t xml:space="preserve"> </w:t>
      </w:r>
      <w:r w:rsidR="000C02FC">
        <w:t>s</w:t>
      </w:r>
      <w:r w:rsidR="000C02FC" w:rsidRPr="00500D81">
        <w:t xml:space="preserve">oftware licenses for MATLAB are made available to all College of Engineering students by Temple University. </w:t>
      </w:r>
      <w:r w:rsidR="000C02FC">
        <w:t xml:space="preserve">As per our design requirements, </w:t>
      </w:r>
      <w:r w:rsidR="000C02FC" w:rsidRPr="00500D81">
        <w:t xml:space="preserve">JADE is open-source software and is available for free </w:t>
      </w:r>
      <w:sdt>
        <w:sdtPr>
          <w:id w:val="7594358"/>
          <w:citation/>
        </w:sdtPr>
        <w:sdtContent>
          <w:fldSimple w:instr=" CITATION JADE00 \l 1033 ">
            <w:r w:rsidR="00E5234A">
              <w:rPr>
                <w:noProof/>
              </w:rPr>
              <w:t>(Telecom Italia SpA, 2000)</w:t>
            </w:r>
          </w:fldSimple>
        </w:sdtContent>
      </w:sdt>
      <w:r w:rsidR="00780009">
        <w:t>,</w:t>
      </w:r>
      <w:r w:rsidR="000C02FC" w:rsidRPr="00500D81">
        <w:t xml:space="preserve"> </w:t>
      </w:r>
      <w:r w:rsidR="000C02FC">
        <w:t>t</w:t>
      </w:r>
      <w:r w:rsidR="000C02FC" w:rsidRPr="00500D81">
        <w:t xml:space="preserve">he INGENIAS software from the Universidad Complutense Madrid (UCM) is also available for free through open-source licensing </w:t>
      </w:r>
      <w:sdt>
        <w:sdtPr>
          <w:id w:val="7593746"/>
          <w:citation/>
        </w:sdtPr>
        <w:sdtContent>
          <w:fldSimple w:instr=" CITATION Uni05 \l 1033 ">
            <w:r w:rsidR="00E5234A">
              <w:rPr>
                <w:noProof/>
              </w:rPr>
              <w:t>(University of Madrid, 2005)</w:t>
            </w:r>
          </w:fldSimple>
        </w:sdtContent>
      </w:sdt>
      <w:r w:rsidR="000C02FC" w:rsidRPr="00500D81">
        <w:t>. The table below summarizes the rest of the componen</w:t>
      </w:r>
      <w:r w:rsidR="000C02FC">
        <w:t>ts which are all open software</w:t>
      </w:r>
      <w:r w:rsidR="000C02FC" w:rsidRPr="00500D81">
        <w:t xml:space="preserve"> for this project </w:t>
      </w:r>
      <w:r w:rsidR="000C02FC">
        <w:t>yielding</w:t>
      </w:r>
      <w:r w:rsidR="00780009">
        <w:t xml:space="preserve"> a zero dollar expense total</w:t>
      </w:r>
      <w:r w:rsidR="000C02FC" w:rsidRPr="00500D81">
        <w:t xml:space="preserve">.  </w:t>
      </w:r>
    </w:p>
    <w:p w:rsidR="00D301DB" w:rsidRPr="00500D81" w:rsidRDefault="00D301DB" w:rsidP="00D301DB">
      <w:pPr>
        <w:pStyle w:val="BodyText"/>
      </w:pPr>
    </w:p>
    <w:tbl>
      <w:tblPr>
        <w:tblW w:w="4431" w:type="dxa"/>
        <w:jc w:val="center"/>
        <w:tblCellMar>
          <w:left w:w="0" w:type="dxa"/>
          <w:right w:w="0" w:type="dxa"/>
        </w:tblCellMar>
        <w:tblLook w:val="04A0"/>
      </w:tblPr>
      <w:tblGrid>
        <w:gridCol w:w="2358"/>
        <w:gridCol w:w="1101"/>
        <w:gridCol w:w="972"/>
      </w:tblGrid>
      <w:tr w:rsidR="000C02FC" w:rsidRPr="008D5714" w:rsidTr="00D301DB">
        <w:trPr>
          <w:trHeight w:val="267"/>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00"/>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Component</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Quantity</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Price</w:t>
            </w:r>
          </w:p>
        </w:tc>
      </w:tr>
      <w:tr w:rsidR="000C02FC" w:rsidRPr="008D5714" w:rsidTr="00D301DB">
        <w:trPr>
          <w:trHeight w:val="103"/>
          <w:jc w:val="center"/>
        </w:trPr>
        <w:tc>
          <w:tcPr>
            <w:tcW w:w="0" w:type="auto"/>
            <w:tcBorders>
              <w:top w:val="single" w:sz="4" w:space="0" w:color="000000"/>
              <w:left w:val="single" w:sz="4" w:space="0" w:color="000000"/>
              <w:bottom w:val="single" w:sz="4" w:space="0" w:color="000000"/>
              <w:right w:val="single" w:sz="4" w:space="0" w:color="000000"/>
            </w:tcBorders>
            <w:shd w:val="clear" w:color="auto" w:fill="DBEEF3"/>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Windows Computer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 xml:space="preserve">$400.00 </w:t>
            </w:r>
          </w:p>
        </w:tc>
      </w:tr>
      <w:tr w:rsidR="000C02FC" w:rsidRPr="008D5714" w:rsidTr="00D301DB">
        <w:trPr>
          <w:trHeight w:val="103"/>
          <w:jc w:val="center"/>
        </w:trPr>
        <w:tc>
          <w:tcPr>
            <w:tcW w:w="0" w:type="auto"/>
            <w:tcBorders>
              <w:top w:val="single" w:sz="4" w:space="0" w:color="000000"/>
              <w:left w:val="single" w:sz="4" w:space="0" w:color="000000"/>
              <w:bottom w:val="single" w:sz="4" w:space="0" w:color="000000"/>
              <w:right w:val="single" w:sz="4" w:space="0" w:color="000000"/>
            </w:tcBorders>
            <w:shd w:val="clear" w:color="auto" w:fill="DBEEF3"/>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JADE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 xml:space="preserve">$0.00 </w:t>
            </w:r>
          </w:p>
        </w:tc>
      </w:tr>
      <w:tr w:rsidR="000C02FC" w:rsidRPr="008D5714" w:rsidTr="00D301DB">
        <w:trPr>
          <w:trHeight w:val="103"/>
          <w:jc w:val="center"/>
        </w:trPr>
        <w:tc>
          <w:tcPr>
            <w:tcW w:w="0" w:type="auto"/>
            <w:tcBorders>
              <w:top w:val="single" w:sz="4" w:space="0" w:color="000000"/>
              <w:left w:val="single" w:sz="4" w:space="0" w:color="000000"/>
              <w:bottom w:val="single" w:sz="4" w:space="0" w:color="000000"/>
              <w:right w:val="single" w:sz="4" w:space="0" w:color="000000"/>
            </w:tcBorders>
            <w:shd w:val="clear" w:color="auto" w:fill="DBEEF3"/>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 xml:space="preserve">INGENIAS </w:t>
            </w:r>
            <w:r w:rsidR="00413F9B">
              <w:rPr>
                <w:color w:val="000000"/>
                <w:kern w:val="24"/>
              </w:rPr>
              <w:t>IDK</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 xml:space="preserve">$0.00 </w:t>
            </w:r>
          </w:p>
        </w:tc>
      </w:tr>
      <w:tr w:rsidR="000C02FC" w:rsidRPr="008D5714" w:rsidTr="00D301DB">
        <w:trPr>
          <w:trHeight w:val="103"/>
          <w:jc w:val="center"/>
        </w:trPr>
        <w:tc>
          <w:tcPr>
            <w:tcW w:w="0" w:type="auto"/>
            <w:tcBorders>
              <w:top w:val="single" w:sz="4" w:space="0" w:color="000000"/>
              <w:left w:val="single" w:sz="4" w:space="0" w:color="000000"/>
              <w:bottom w:val="single" w:sz="4" w:space="0" w:color="000000"/>
              <w:right w:val="single" w:sz="4" w:space="0" w:color="000000"/>
            </w:tcBorders>
            <w:shd w:val="clear" w:color="auto" w:fill="DBEEF3"/>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Apache ANT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 xml:space="preserve">$0.00 </w:t>
            </w:r>
          </w:p>
        </w:tc>
      </w:tr>
      <w:tr w:rsidR="000C02FC" w:rsidRPr="008D5714" w:rsidTr="00D301DB">
        <w:trPr>
          <w:trHeight w:val="103"/>
          <w:jc w:val="center"/>
        </w:trPr>
        <w:tc>
          <w:tcPr>
            <w:tcW w:w="0" w:type="auto"/>
            <w:tcBorders>
              <w:top w:val="single" w:sz="4" w:space="0" w:color="000000"/>
              <w:left w:val="single" w:sz="4" w:space="0" w:color="000000"/>
              <w:bottom w:val="single" w:sz="4" w:space="0" w:color="000000"/>
              <w:right w:val="single" w:sz="4" w:space="0" w:color="000000"/>
            </w:tcBorders>
            <w:shd w:val="clear" w:color="auto" w:fill="DBEEF3"/>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JAVA JD</w:t>
            </w:r>
            <w:r w:rsidR="00413F9B">
              <w:rPr>
                <w:color w:val="000000"/>
                <w:kern w:val="24"/>
              </w:rPr>
              <w:t>K</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 xml:space="preserve">$0.00 </w:t>
            </w:r>
          </w:p>
        </w:tc>
      </w:tr>
      <w:tr w:rsidR="000C02FC" w:rsidRPr="008D5714" w:rsidTr="00D301DB">
        <w:trPr>
          <w:trHeight w:val="103"/>
          <w:jc w:val="center"/>
        </w:trPr>
        <w:tc>
          <w:tcPr>
            <w:tcW w:w="0" w:type="auto"/>
            <w:tcBorders>
              <w:top w:val="single" w:sz="4" w:space="0" w:color="000000"/>
              <w:left w:val="single" w:sz="4" w:space="0" w:color="000000"/>
              <w:bottom w:val="single" w:sz="4" w:space="0" w:color="000000"/>
              <w:right w:val="single" w:sz="4" w:space="0" w:color="000000"/>
            </w:tcBorders>
            <w:shd w:val="clear" w:color="auto" w:fill="DBEEF3"/>
            <w:tcMar>
              <w:top w:w="14" w:type="dxa"/>
              <w:left w:w="14" w:type="dxa"/>
              <w:bottom w:w="0" w:type="dxa"/>
              <w:right w:w="14" w:type="dxa"/>
            </w:tcMar>
            <w:vAlign w:val="bottom"/>
          </w:tcPr>
          <w:p w:rsidR="000C02FC" w:rsidRPr="00500D81" w:rsidRDefault="00413F9B" w:rsidP="00D301DB">
            <w:pPr>
              <w:spacing w:before="240"/>
              <w:jc w:val="center"/>
              <w:textAlignment w:val="bottom"/>
            </w:pPr>
            <w:r>
              <w:rPr>
                <w:color w:val="000000"/>
                <w:kern w:val="24"/>
              </w:rPr>
              <w:t>Net</w:t>
            </w:r>
            <w:r w:rsidR="00996BD1">
              <w:rPr>
                <w:color w:val="000000"/>
                <w:kern w:val="24"/>
              </w:rPr>
              <w:t>B</w:t>
            </w:r>
            <w:r>
              <w:rPr>
                <w:color w:val="000000"/>
                <w:kern w:val="24"/>
              </w:rPr>
              <w:t>eans</w:t>
            </w:r>
            <w:r w:rsidR="000C02FC" w:rsidRPr="00500D81">
              <w:rPr>
                <w:color w:val="000000"/>
                <w:kern w:val="24"/>
              </w:rPr>
              <w:t xml:space="preserve"> IDE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 xml:space="preserve">$0.00 </w:t>
            </w:r>
          </w:p>
        </w:tc>
      </w:tr>
      <w:tr w:rsidR="000C02FC" w:rsidRPr="008D5714" w:rsidTr="00D301DB">
        <w:trPr>
          <w:trHeight w:val="103"/>
          <w:jc w:val="center"/>
        </w:trPr>
        <w:tc>
          <w:tcPr>
            <w:tcW w:w="0" w:type="auto"/>
            <w:tcBorders>
              <w:top w:val="single" w:sz="4" w:space="0" w:color="000000"/>
              <w:left w:val="nil"/>
              <w:bottom w:val="nil"/>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pPr>
          </w:p>
        </w:tc>
        <w:tc>
          <w:tcPr>
            <w:tcW w:w="0" w:type="auto"/>
            <w:tcBorders>
              <w:top w:val="single" w:sz="4" w:space="0" w:color="000000"/>
              <w:left w:val="single" w:sz="4" w:space="0" w:color="000000"/>
              <w:bottom w:val="single" w:sz="4" w:space="0" w:color="000000"/>
              <w:right w:val="single" w:sz="4" w:space="0" w:color="000000"/>
            </w:tcBorders>
            <w:shd w:val="clear" w:color="auto" w:fill="C2D69A"/>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 xml:space="preserve">$400.00 </w:t>
            </w:r>
          </w:p>
        </w:tc>
      </w:tr>
      <w:tr w:rsidR="000C02FC" w:rsidRPr="008D5714" w:rsidTr="00D301DB">
        <w:trPr>
          <w:trHeight w:val="103"/>
          <w:jc w:val="center"/>
        </w:trPr>
        <w:tc>
          <w:tcPr>
            <w:tcW w:w="0" w:type="auto"/>
            <w:tcBorders>
              <w:top w:val="nil"/>
              <w:left w:val="nil"/>
              <w:bottom w:val="nil"/>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spacing w:before="240"/>
            </w:pPr>
          </w:p>
        </w:tc>
        <w:tc>
          <w:tcPr>
            <w:tcW w:w="0" w:type="auto"/>
            <w:tcBorders>
              <w:top w:val="single" w:sz="4" w:space="0" w:color="000000"/>
              <w:left w:val="single" w:sz="4" w:space="0" w:color="000000"/>
              <w:bottom w:val="single" w:sz="4" w:space="0" w:color="000000"/>
              <w:right w:val="single" w:sz="4" w:space="0" w:color="000000"/>
            </w:tcBorders>
            <w:shd w:val="clear" w:color="auto" w:fill="C2D69A"/>
            <w:tcMar>
              <w:top w:w="14" w:type="dxa"/>
              <w:left w:w="14" w:type="dxa"/>
              <w:bottom w:w="0" w:type="dxa"/>
              <w:right w:w="14" w:type="dxa"/>
            </w:tcMar>
            <w:vAlign w:val="bottom"/>
          </w:tcPr>
          <w:p w:rsidR="000C02FC" w:rsidRPr="00500D81" w:rsidRDefault="000C02FC" w:rsidP="00D301DB">
            <w:pPr>
              <w:spacing w:before="240"/>
              <w:jc w:val="center"/>
              <w:textAlignment w:val="bottom"/>
            </w:pPr>
            <w:r w:rsidRPr="00500D81">
              <w:rPr>
                <w:color w:val="000000"/>
                <w:kern w:val="24"/>
              </w:rPr>
              <w:t>End Cost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tcPr>
          <w:p w:rsidR="000C02FC" w:rsidRPr="00500D81" w:rsidRDefault="000C02FC" w:rsidP="00D301DB">
            <w:pPr>
              <w:keepNext/>
              <w:spacing w:before="240"/>
              <w:jc w:val="center"/>
              <w:textAlignment w:val="bottom"/>
            </w:pPr>
            <w:r w:rsidRPr="00500D81">
              <w:rPr>
                <w:color w:val="000000"/>
                <w:kern w:val="24"/>
              </w:rPr>
              <w:t xml:space="preserve">$0.00 </w:t>
            </w:r>
          </w:p>
        </w:tc>
      </w:tr>
    </w:tbl>
    <w:p w:rsidR="000C02FC" w:rsidRPr="00500D81" w:rsidRDefault="00D301DB" w:rsidP="00D301DB">
      <w:pPr>
        <w:pStyle w:val="Caption"/>
      </w:pPr>
      <w:bookmarkStart w:id="167" w:name="_Toc260057444"/>
      <w:r>
        <w:t xml:space="preserve">Table </w:t>
      </w:r>
      <w:fldSimple w:instr=" SEQ Table \* ARABIC ">
        <w:r w:rsidR="00A47062">
          <w:rPr>
            <w:noProof/>
          </w:rPr>
          <w:t>2</w:t>
        </w:r>
      </w:fldSimple>
      <w:r>
        <w:t>: Project Budget</w:t>
      </w:r>
      <w:r w:rsidRPr="00A579E9">
        <w:t>. Open source software and donated computers round out a zero dollar budget</w:t>
      </w:r>
      <w:bookmarkEnd w:id="167"/>
    </w:p>
    <w:p w:rsidR="00D301DB" w:rsidRDefault="00D301DB">
      <w:pPr>
        <w:rPr>
          <w:rFonts w:ascii="Arial" w:hAnsi="Arial" w:cs="Arial"/>
          <w:b/>
          <w:bCs/>
          <w:kern w:val="32"/>
          <w:sz w:val="32"/>
          <w:szCs w:val="32"/>
        </w:rPr>
      </w:pPr>
      <w:r>
        <w:br w:type="page"/>
      </w:r>
    </w:p>
    <w:p w:rsidR="00FC2CA3" w:rsidRDefault="00FC2CA3" w:rsidP="00FC2CA3">
      <w:pPr>
        <w:pStyle w:val="Heading1"/>
      </w:pPr>
      <w:bookmarkStart w:id="168" w:name="_Toc260057402"/>
      <w:r>
        <w:lastRenderedPageBreak/>
        <w:t xml:space="preserve">Appendix C – </w:t>
      </w:r>
      <w:bookmarkEnd w:id="165"/>
      <w:bookmarkEnd w:id="166"/>
      <w:r w:rsidR="000C02FC">
        <w:t>Java Code</w:t>
      </w:r>
      <w:bookmarkEnd w:id="168"/>
    </w:p>
    <w:p w:rsidR="00687D3E" w:rsidRPr="00687D3E" w:rsidRDefault="00687D3E" w:rsidP="00687D3E">
      <w:pPr>
        <w:pStyle w:val="BodyText"/>
      </w:pPr>
      <w:r>
        <w:t>This code was developed by the senior design team, or modified from existing INGENIAS code.</w:t>
      </w:r>
    </w:p>
    <w:p w:rsidR="00163629" w:rsidRDefault="00163629" w:rsidP="00163629">
      <w:pPr>
        <w:pStyle w:val="Heading2"/>
      </w:pPr>
      <w:bookmarkStart w:id="169" w:name="_Toc260057403"/>
      <w:r>
        <w:t>RunSimulation.java</w:t>
      </w:r>
      <w:bookmarkEnd w:id="169"/>
    </w:p>
    <w:p w:rsidR="00163629" w:rsidRDefault="00163629" w:rsidP="00641902">
      <w:pPr>
        <w:pStyle w:val="Software"/>
      </w:pPr>
      <w:r>
        <w:t>package ingenias.jade;</w:t>
      </w:r>
    </w:p>
    <w:p w:rsidR="00163629" w:rsidRDefault="00163629" w:rsidP="00641902">
      <w:pPr>
        <w:pStyle w:val="Software"/>
      </w:pPr>
      <w:r>
        <w:t>import java.io.File;</w:t>
      </w:r>
    </w:p>
    <w:p w:rsidR="00163629" w:rsidRDefault="00163629" w:rsidP="00641902">
      <w:pPr>
        <w:pStyle w:val="Software"/>
      </w:pPr>
      <w:r>
        <w:t>import java.io.FileInputStream;</w:t>
      </w:r>
    </w:p>
    <w:p w:rsidR="00163629" w:rsidRDefault="00163629" w:rsidP="00641902">
      <w:pPr>
        <w:pStyle w:val="Software"/>
      </w:pPr>
      <w:r>
        <w:t>import java.io.FileNotFoundException;</w:t>
      </w:r>
    </w:p>
    <w:p w:rsidR="00163629" w:rsidRDefault="00163629" w:rsidP="00641902">
      <w:pPr>
        <w:pStyle w:val="Software"/>
      </w:pPr>
      <w:r>
        <w:t>import java.io.IOException;</w:t>
      </w:r>
    </w:p>
    <w:p w:rsidR="00163629" w:rsidRDefault="00163629" w:rsidP="00641902">
      <w:pPr>
        <w:pStyle w:val="Software"/>
      </w:pPr>
      <w:r>
        <w:t>import java.net.Socket;</w:t>
      </w:r>
    </w:p>
    <w:p w:rsidR="00163629" w:rsidRDefault="00163629" w:rsidP="00641902">
      <w:pPr>
        <w:pStyle w:val="Software"/>
      </w:pPr>
      <w:r>
        <w:t>import java.net.UnknownHostException;</w:t>
      </w:r>
    </w:p>
    <w:p w:rsidR="00163629" w:rsidRDefault="00163629" w:rsidP="00641902">
      <w:pPr>
        <w:pStyle w:val="Software"/>
      </w:pPr>
    </w:p>
    <w:p w:rsidR="00163629" w:rsidRDefault="00163629" w:rsidP="00641902">
      <w:pPr>
        <w:pStyle w:val="Software"/>
      </w:pPr>
      <w:r>
        <w:t>import jade.core.*;</w:t>
      </w:r>
    </w:p>
    <w:p w:rsidR="00163629" w:rsidRDefault="00163629" w:rsidP="00641902">
      <w:pPr>
        <w:pStyle w:val="Software"/>
      </w:pPr>
      <w:r>
        <w:t>import ingenias.jade.mental.*;</w:t>
      </w:r>
    </w:p>
    <w:p w:rsidR="00163629" w:rsidRDefault="00163629" w:rsidP="00641902">
      <w:pPr>
        <w:pStyle w:val="Software"/>
      </w:pPr>
    </w:p>
    <w:p w:rsidR="00163629" w:rsidRDefault="00163629" w:rsidP="00641902">
      <w:pPr>
        <w:pStyle w:val="Software"/>
      </w:pPr>
      <w:r>
        <w:t>import ingenias.jade.graphics.MainInteractionManager;</w:t>
      </w:r>
    </w:p>
    <w:p w:rsidR="00163629" w:rsidRDefault="00163629" w:rsidP="00641902">
      <w:pPr>
        <w:pStyle w:val="Software"/>
      </w:pPr>
    </w:p>
    <w:p w:rsidR="00163629" w:rsidRDefault="00163629" w:rsidP="00641902">
      <w:pPr>
        <w:pStyle w:val="Software"/>
      </w:pPr>
      <w:r>
        <w:t>public class RunSimulation {</w:t>
      </w:r>
    </w:p>
    <w:p w:rsidR="00163629" w:rsidRDefault="00163629" w:rsidP="00641902">
      <w:pPr>
        <w:pStyle w:val="Software"/>
      </w:pPr>
    </w:p>
    <w:p w:rsidR="00163629" w:rsidRDefault="00163629" w:rsidP="00641902">
      <w:pPr>
        <w:pStyle w:val="Software"/>
      </w:pPr>
      <w:r>
        <w:t xml:space="preserve">  public static void main(String args[]) throws Exception{</w:t>
      </w:r>
    </w:p>
    <w:p w:rsidR="00163629" w:rsidRDefault="00163629" w:rsidP="00641902">
      <w:pPr>
        <w:pStyle w:val="Software"/>
      </w:pPr>
      <w:r>
        <w:tab/>
      </w:r>
      <w:r>
        <w:tab/>
        <w:t>IAFProperties.setGraphicsOn(false);</w:t>
      </w:r>
    </w:p>
    <w:p w:rsidR="00163629" w:rsidRDefault="00163629" w:rsidP="00641902">
      <w:pPr>
        <w:pStyle w:val="Software"/>
      </w:pPr>
    </w:p>
    <w:p w:rsidR="00163629" w:rsidRDefault="00163629" w:rsidP="00641902">
      <w:pPr>
        <w:pStyle w:val="Software"/>
      </w:pPr>
      <w:r>
        <w:tab/>
      </w:r>
      <w:r>
        <w:tab/>
        <w:t>new Thread(){</w:t>
      </w:r>
    </w:p>
    <w:p w:rsidR="00163629" w:rsidRDefault="00163629" w:rsidP="00641902">
      <w:pPr>
        <w:pStyle w:val="Software"/>
      </w:pPr>
      <w:r>
        <w:tab/>
      </w:r>
      <w:r>
        <w:tab/>
      </w:r>
      <w:r>
        <w:tab/>
        <w:t>public void run(){</w:t>
      </w:r>
    </w:p>
    <w:p w:rsidR="00163629" w:rsidRDefault="00163629" w:rsidP="00641902">
      <w:pPr>
        <w:pStyle w:val="Software"/>
      </w:pPr>
      <w:r>
        <w:tab/>
      </w:r>
      <w:r>
        <w:tab/>
      </w:r>
      <w:r>
        <w:tab/>
      </w:r>
      <w:r>
        <w:tab/>
        <w:t>String[] args1=new String[5];</w:t>
      </w:r>
    </w:p>
    <w:p w:rsidR="00163629" w:rsidRDefault="00163629" w:rsidP="00641902">
      <w:pPr>
        <w:pStyle w:val="Software"/>
      </w:pPr>
      <w:r>
        <w:t xml:space="preserve">                                args1[0]="-gui";</w:t>
      </w:r>
    </w:p>
    <w:p w:rsidR="00163629" w:rsidRDefault="00163629" w:rsidP="00641902">
      <w:pPr>
        <w:pStyle w:val="Software"/>
      </w:pPr>
      <w:r>
        <w:tab/>
      </w:r>
      <w:r>
        <w:tab/>
      </w:r>
      <w:r>
        <w:tab/>
      </w:r>
      <w:r>
        <w:tab/>
        <w:t>args1[1]="-port";</w:t>
      </w:r>
    </w:p>
    <w:p w:rsidR="00163629" w:rsidRDefault="00163629" w:rsidP="00641902">
      <w:pPr>
        <w:pStyle w:val="Software"/>
      </w:pPr>
      <w:r>
        <w:tab/>
      </w:r>
      <w:r>
        <w:tab/>
      </w:r>
      <w:r>
        <w:tab/>
      </w:r>
      <w:r>
        <w:tab/>
        <w:t>args1[2]="60000";</w:t>
      </w:r>
    </w:p>
    <w:p w:rsidR="00163629" w:rsidRDefault="00163629" w:rsidP="00641902">
      <w:pPr>
        <w:pStyle w:val="Software"/>
      </w:pPr>
      <w:r>
        <w:tab/>
      </w:r>
      <w:r>
        <w:tab/>
      </w:r>
      <w:r>
        <w:tab/>
      </w:r>
      <w:r>
        <w:tab/>
        <w:t>args1[3]="-file-dir";</w:t>
      </w:r>
    </w:p>
    <w:p w:rsidR="00163629" w:rsidRDefault="00163629" w:rsidP="00641902">
      <w:pPr>
        <w:pStyle w:val="Software"/>
      </w:pPr>
      <w:r>
        <w:tab/>
      </w:r>
      <w:r>
        <w:tab/>
      </w:r>
      <w:r>
        <w:tab/>
      </w:r>
      <w:r>
        <w:tab/>
        <w:t>args1[4]="jade/";</w:t>
      </w:r>
    </w:p>
    <w:p w:rsidR="00163629" w:rsidRDefault="00163629" w:rsidP="00641902">
      <w:pPr>
        <w:pStyle w:val="Software"/>
      </w:pPr>
      <w:r>
        <w:tab/>
      </w:r>
      <w:r>
        <w:tab/>
      </w:r>
      <w:r>
        <w:tab/>
      </w:r>
      <w:r>
        <w:tab/>
        <w:t>jade.Boot.main(args1);</w:t>
      </w:r>
      <w:r>
        <w:tab/>
      </w:r>
      <w:r>
        <w:tab/>
      </w:r>
    </w:p>
    <w:p w:rsidR="00163629" w:rsidRDefault="00163629" w:rsidP="00641902">
      <w:pPr>
        <w:pStyle w:val="Software"/>
      </w:pPr>
      <w:r>
        <w:tab/>
      </w:r>
      <w:r>
        <w:tab/>
      </w:r>
      <w:r>
        <w:tab/>
        <w:t>}</w:t>
      </w:r>
    </w:p>
    <w:p w:rsidR="00163629" w:rsidRDefault="00163629" w:rsidP="00641902">
      <w:pPr>
        <w:pStyle w:val="Software"/>
      </w:pPr>
      <w:r>
        <w:tab/>
      </w:r>
      <w:r>
        <w:tab/>
        <w:t>}.start();</w:t>
      </w:r>
    </w:p>
    <w:p w:rsidR="00163629" w:rsidRDefault="00163629" w:rsidP="00641902">
      <w:pPr>
        <w:pStyle w:val="Software"/>
      </w:pPr>
    </w:p>
    <w:p w:rsidR="00163629" w:rsidRDefault="00163629" w:rsidP="00641902">
      <w:pPr>
        <w:pStyle w:val="Software"/>
      </w:pPr>
      <w:r>
        <w:t xml:space="preserve">        // Get a hold on JADE runtime</w:t>
      </w:r>
    </w:p>
    <w:p w:rsidR="00163629" w:rsidRDefault="00163629" w:rsidP="00641902">
      <w:pPr>
        <w:pStyle w:val="Software"/>
      </w:pPr>
      <w:r>
        <w:t xml:space="preserve">        jade.core.Runtime rt = jade.core.Runtime.instance();</w:t>
      </w:r>
    </w:p>
    <w:p w:rsidR="00163629" w:rsidRDefault="00163629" w:rsidP="00641902">
      <w:pPr>
        <w:pStyle w:val="Software"/>
      </w:pPr>
    </w:p>
    <w:p w:rsidR="00163629" w:rsidRDefault="00163629" w:rsidP="00641902">
      <w:pPr>
        <w:pStyle w:val="Software"/>
      </w:pPr>
      <w:r>
        <w:t xml:space="preserve">        // Exit the JVM when there are no more containers around</w:t>
      </w:r>
    </w:p>
    <w:p w:rsidR="00163629" w:rsidRDefault="00163629" w:rsidP="00641902">
      <w:pPr>
        <w:pStyle w:val="Software"/>
      </w:pPr>
      <w:r>
        <w:t xml:space="preserve">        rt.setCloseVM(true);</w:t>
      </w:r>
    </w:p>
    <w:p w:rsidR="00163629" w:rsidRDefault="00163629" w:rsidP="00641902">
      <w:pPr>
        <w:pStyle w:val="Software"/>
      </w:pPr>
    </w:p>
    <w:p w:rsidR="00163629" w:rsidRDefault="00163629" w:rsidP="00641902">
      <w:pPr>
        <w:pStyle w:val="Software"/>
      </w:pPr>
      <w:r>
        <w:t xml:space="preserve">        // Create a default profile</w:t>
      </w:r>
    </w:p>
    <w:p w:rsidR="00163629" w:rsidRDefault="00163629" w:rsidP="00641902">
      <w:pPr>
        <w:pStyle w:val="Software"/>
      </w:pPr>
      <w:r>
        <w:t xml:space="preserve">        Profile p = new ProfileImpl();</w:t>
      </w:r>
    </w:p>
    <w:p w:rsidR="00163629" w:rsidRDefault="00163629" w:rsidP="00641902">
      <w:pPr>
        <w:pStyle w:val="Software"/>
      </w:pPr>
      <w:r>
        <w:t xml:space="preserve">        p.setParameter("preload","a*");</w:t>
      </w:r>
    </w:p>
    <w:p w:rsidR="00163629" w:rsidRDefault="00163629" w:rsidP="00641902">
      <w:pPr>
        <w:pStyle w:val="Software"/>
      </w:pPr>
      <w:r>
        <w:t xml:space="preserve">        p.setParameter(Profile.MAIN_PORT, "60000");</w:t>
      </w:r>
    </w:p>
    <w:p w:rsidR="00163629" w:rsidRDefault="00163629" w:rsidP="00641902">
      <w:pPr>
        <w:pStyle w:val="Software"/>
      </w:pPr>
      <w:r>
        <w:t xml:space="preserve">        p.setParameter(Profile.FILE_DIR, "jade/");     </w:t>
      </w:r>
    </w:p>
    <w:p w:rsidR="00163629" w:rsidRDefault="00163629" w:rsidP="00641902">
      <w:pPr>
        <w:pStyle w:val="Software"/>
      </w:pPr>
      <w:r>
        <w:t xml:space="preserve">        </w:t>
      </w:r>
    </w:p>
    <w:p w:rsidR="00163629" w:rsidRDefault="00163629" w:rsidP="00641902">
      <w:pPr>
        <w:pStyle w:val="Software"/>
      </w:pPr>
      <w:r>
        <w:t xml:space="preserve">        // Waits for JADE to start</w:t>
      </w:r>
    </w:p>
    <w:p w:rsidR="00163629" w:rsidRDefault="00163629" w:rsidP="00641902">
      <w:pPr>
        <w:pStyle w:val="Software"/>
      </w:pPr>
      <w:r>
        <w:t xml:space="preserve">        boolean notConnected=true;</w:t>
      </w:r>
    </w:p>
    <w:p w:rsidR="00163629" w:rsidRDefault="00163629" w:rsidP="00641902">
      <w:pPr>
        <w:pStyle w:val="Software"/>
      </w:pPr>
      <w:r>
        <w:tab/>
      </w:r>
      <w:r>
        <w:tab/>
      </w:r>
    </w:p>
    <w:p w:rsidR="00163629" w:rsidRDefault="00163629" w:rsidP="00641902">
      <w:pPr>
        <w:pStyle w:val="Software"/>
      </w:pPr>
      <w:r>
        <w:tab/>
      </w:r>
      <w:r>
        <w:tab/>
        <w:t>while (notConnected){</w:t>
      </w:r>
      <w:r>
        <w:tab/>
      </w:r>
      <w:r>
        <w:tab/>
      </w:r>
      <w:r>
        <w:tab/>
      </w:r>
    </w:p>
    <w:p w:rsidR="00163629" w:rsidRDefault="00163629" w:rsidP="00641902">
      <w:pPr>
        <w:pStyle w:val="Software"/>
      </w:pPr>
      <w:r>
        <w:tab/>
      </w:r>
      <w:r>
        <w:tab/>
      </w:r>
      <w:r>
        <w:tab/>
      </w:r>
      <w:r>
        <w:tab/>
        <w:t>try {</w:t>
      </w:r>
    </w:p>
    <w:p w:rsidR="00163629" w:rsidRDefault="00163629" w:rsidP="00641902">
      <w:pPr>
        <w:pStyle w:val="Software"/>
      </w:pPr>
      <w:r>
        <w:tab/>
      </w:r>
      <w:r>
        <w:tab/>
      </w:r>
      <w:r>
        <w:tab/>
      </w:r>
      <w:r>
        <w:tab/>
      </w:r>
      <w:r>
        <w:tab/>
        <w:t>Socket s=new Socket("localhost",Integer.parseInt("60000"));</w:t>
      </w:r>
    </w:p>
    <w:p w:rsidR="00163629" w:rsidRDefault="00163629" w:rsidP="00641902">
      <w:pPr>
        <w:pStyle w:val="Software"/>
      </w:pPr>
      <w:r>
        <w:lastRenderedPageBreak/>
        <w:tab/>
      </w:r>
      <w:r>
        <w:tab/>
      </w:r>
      <w:r>
        <w:tab/>
      </w:r>
      <w:r>
        <w:tab/>
      </w:r>
      <w:r>
        <w:tab/>
        <w:t>notConnected=false;</w:t>
      </w:r>
    </w:p>
    <w:p w:rsidR="00163629" w:rsidRDefault="00163629" w:rsidP="00641902">
      <w:pPr>
        <w:pStyle w:val="Software"/>
      </w:pPr>
      <w:r>
        <w:tab/>
      </w:r>
      <w:r>
        <w:tab/>
      </w:r>
      <w:r>
        <w:tab/>
      </w:r>
      <w:r>
        <w:tab/>
        <w:t>} catch (NumberFormatException e) {</w:t>
      </w:r>
    </w:p>
    <w:p w:rsidR="00163629" w:rsidRDefault="00163629" w:rsidP="00641902">
      <w:pPr>
        <w:pStyle w:val="Software"/>
      </w:pPr>
      <w:r>
        <w:tab/>
      </w:r>
      <w:r>
        <w:tab/>
      </w:r>
      <w:r>
        <w:tab/>
      </w:r>
      <w:r>
        <w:tab/>
      </w:r>
      <w:r>
        <w:tab/>
        <w:t>// TODO Auto-generated catch block</w:t>
      </w:r>
    </w:p>
    <w:p w:rsidR="00163629" w:rsidRDefault="00163629" w:rsidP="00641902">
      <w:pPr>
        <w:pStyle w:val="Software"/>
      </w:pPr>
      <w:r>
        <w:tab/>
      </w:r>
      <w:r>
        <w:tab/>
      </w:r>
      <w:r>
        <w:tab/>
      </w:r>
      <w:r>
        <w:tab/>
      </w:r>
      <w:r>
        <w:tab/>
        <w:t>e.printStackTrace();</w:t>
      </w:r>
    </w:p>
    <w:p w:rsidR="00163629" w:rsidRDefault="00163629" w:rsidP="00641902">
      <w:pPr>
        <w:pStyle w:val="Software"/>
      </w:pPr>
      <w:r>
        <w:tab/>
      </w:r>
      <w:r>
        <w:tab/>
      </w:r>
      <w:r>
        <w:tab/>
      </w:r>
      <w:r>
        <w:tab/>
        <w:t>} catch (UnknownHostException e) {</w:t>
      </w:r>
    </w:p>
    <w:p w:rsidR="00163629" w:rsidRDefault="00163629" w:rsidP="00641902">
      <w:pPr>
        <w:pStyle w:val="Software"/>
      </w:pPr>
      <w:r>
        <w:tab/>
      </w:r>
      <w:r>
        <w:tab/>
      </w:r>
      <w:r>
        <w:tab/>
      </w:r>
      <w:r>
        <w:tab/>
      </w:r>
      <w:r>
        <w:tab/>
        <w:t>// TODO Auto-generated catch block</w:t>
      </w:r>
    </w:p>
    <w:p w:rsidR="00163629" w:rsidRDefault="00163629" w:rsidP="00641902">
      <w:pPr>
        <w:pStyle w:val="Software"/>
      </w:pPr>
      <w:r>
        <w:tab/>
      </w:r>
      <w:r>
        <w:tab/>
      </w:r>
      <w:r>
        <w:tab/>
      </w:r>
      <w:r>
        <w:tab/>
      </w:r>
      <w:r>
        <w:tab/>
        <w:t>e.printStackTrace();</w:t>
      </w:r>
    </w:p>
    <w:p w:rsidR="00163629" w:rsidRDefault="00163629" w:rsidP="00641902">
      <w:pPr>
        <w:pStyle w:val="Software"/>
      </w:pPr>
      <w:r>
        <w:tab/>
      </w:r>
      <w:r>
        <w:tab/>
      </w:r>
      <w:r>
        <w:tab/>
      </w:r>
      <w:r>
        <w:tab/>
        <w:t>} catch (IOException e) {</w:t>
      </w:r>
    </w:p>
    <w:p w:rsidR="00163629" w:rsidRDefault="00163629" w:rsidP="00641902">
      <w:pPr>
        <w:pStyle w:val="Software"/>
      </w:pPr>
      <w:r>
        <w:tab/>
      </w:r>
      <w:r>
        <w:tab/>
      </w:r>
      <w:r>
        <w:tab/>
      </w:r>
      <w:r>
        <w:tab/>
      </w:r>
      <w:r>
        <w:tab/>
      </w:r>
    </w:p>
    <w:p w:rsidR="00163629" w:rsidRDefault="00163629" w:rsidP="00641902">
      <w:pPr>
        <w:pStyle w:val="Software"/>
      </w:pPr>
      <w:r>
        <w:tab/>
      </w:r>
      <w:r>
        <w:tab/>
      </w:r>
      <w:r>
        <w:tab/>
      </w:r>
      <w:r>
        <w:tab/>
      </w:r>
      <w:r>
        <w:tab/>
        <w:t>System.err.println("Error: "+e.getMessage());</w:t>
      </w:r>
    </w:p>
    <w:p w:rsidR="00163629" w:rsidRDefault="00163629" w:rsidP="00641902">
      <w:pPr>
        <w:pStyle w:val="Software"/>
      </w:pPr>
      <w:r>
        <w:tab/>
      </w:r>
      <w:r>
        <w:tab/>
      </w:r>
      <w:r>
        <w:tab/>
      </w:r>
      <w:r>
        <w:tab/>
      </w:r>
      <w:r>
        <w:tab/>
        <w:t>System.err.println("Reconnecting in one second");</w:t>
      </w:r>
    </w:p>
    <w:p w:rsidR="00163629" w:rsidRDefault="00163629" w:rsidP="00641902">
      <w:pPr>
        <w:pStyle w:val="Software"/>
      </w:pPr>
      <w:r>
        <w:tab/>
      </w:r>
      <w:r>
        <w:tab/>
      </w:r>
      <w:r>
        <w:tab/>
      </w:r>
      <w:r>
        <w:tab/>
      </w:r>
      <w:r>
        <w:tab/>
        <w:t>try {</w:t>
      </w:r>
    </w:p>
    <w:p w:rsidR="00163629" w:rsidRDefault="00163629" w:rsidP="00641902">
      <w:pPr>
        <w:pStyle w:val="Software"/>
      </w:pPr>
      <w:r>
        <w:tab/>
      </w:r>
      <w:r>
        <w:tab/>
      </w:r>
      <w:r>
        <w:tab/>
      </w:r>
      <w:r>
        <w:tab/>
      </w:r>
      <w:r>
        <w:tab/>
      </w:r>
      <w:r>
        <w:tab/>
        <w:t>Thread.currentThread().sleep(1000);</w:t>
      </w:r>
    </w:p>
    <w:p w:rsidR="00163629" w:rsidRDefault="00163629" w:rsidP="00641902">
      <w:pPr>
        <w:pStyle w:val="Software"/>
      </w:pPr>
      <w:r>
        <w:tab/>
      </w:r>
      <w:r>
        <w:tab/>
      </w:r>
      <w:r>
        <w:tab/>
      </w:r>
      <w:r>
        <w:tab/>
      </w:r>
      <w:r>
        <w:tab/>
        <w:t>} catch (InterruptedException e1) {</w:t>
      </w:r>
    </w:p>
    <w:p w:rsidR="00163629" w:rsidRDefault="00163629" w:rsidP="00641902">
      <w:pPr>
        <w:pStyle w:val="Software"/>
      </w:pPr>
      <w:r>
        <w:tab/>
      </w:r>
      <w:r>
        <w:tab/>
      </w:r>
      <w:r>
        <w:tab/>
      </w:r>
      <w:r>
        <w:tab/>
      </w:r>
      <w:r>
        <w:tab/>
      </w:r>
      <w:r>
        <w:tab/>
        <w:t>// TODO Auto-generated catch block</w:t>
      </w:r>
    </w:p>
    <w:p w:rsidR="00163629" w:rsidRDefault="00163629" w:rsidP="00641902">
      <w:pPr>
        <w:pStyle w:val="Software"/>
      </w:pPr>
      <w:r>
        <w:tab/>
      </w:r>
      <w:r>
        <w:tab/>
      </w:r>
      <w:r>
        <w:tab/>
      </w:r>
      <w:r>
        <w:tab/>
      </w:r>
      <w:r>
        <w:tab/>
      </w:r>
      <w:r>
        <w:tab/>
        <w:t>e1.printStackTrace();</w:t>
      </w:r>
    </w:p>
    <w:p w:rsidR="00163629" w:rsidRDefault="00163629" w:rsidP="00641902">
      <w:pPr>
        <w:pStyle w:val="Software"/>
      </w:pPr>
      <w:r>
        <w:tab/>
      </w:r>
      <w:r>
        <w:tab/>
      </w:r>
      <w:r>
        <w:tab/>
      </w:r>
      <w:r>
        <w:tab/>
      </w:r>
      <w:r>
        <w:tab/>
        <w:t>}</w:t>
      </w:r>
      <w:r>
        <w:tab/>
      </w:r>
      <w:r>
        <w:tab/>
      </w:r>
      <w:r>
        <w:tab/>
      </w:r>
      <w:r>
        <w:tab/>
      </w:r>
    </w:p>
    <w:p w:rsidR="00163629" w:rsidRDefault="00163629" w:rsidP="00641902">
      <w:pPr>
        <w:pStyle w:val="Software"/>
      </w:pPr>
      <w:r>
        <w:tab/>
      </w:r>
      <w:r>
        <w:tab/>
      </w:r>
      <w:r>
        <w:tab/>
      </w:r>
      <w:r>
        <w:tab/>
        <w:t>}</w:t>
      </w:r>
    </w:p>
    <w:p w:rsidR="00163629" w:rsidRDefault="00163629" w:rsidP="00641902">
      <w:pPr>
        <w:pStyle w:val="Software"/>
      </w:pPr>
      <w:r>
        <w:tab/>
      </w:r>
      <w:r>
        <w:tab/>
        <w:t>}</w:t>
      </w:r>
    </w:p>
    <w:p w:rsidR="00163629" w:rsidRDefault="00163629" w:rsidP="00641902">
      <w:pPr>
        <w:pStyle w:val="Software"/>
      </w:pPr>
    </w:p>
    <w:p w:rsidR="00163629" w:rsidRDefault="00163629" w:rsidP="00641902">
      <w:pPr>
        <w:pStyle w:val="Software"/>
      </w:pPr>
      <w:r>
        <w:t xml:space="preserve">        // Create a new non-main container, connecting to the default</w:t>
      </w:r>
    </w:p>
    <w:p w:rsidR="00163629" w:rsidRDefault="00163629" w:rsidP="00641902">
      <w:pPr>
        <w:pStyle w:val="Software"/>
      </w:pPr>
      <w:r>
        <w:t xml:space="preserve">        // main container (i.e. on this host, port 1099)</w:t>
      </w:r>
    </w:p>
    <w:p w:rsidR="00163629" w:rsidRDefault="00163629" w:rsidP="00641902">
      <w:pPr>
        <w:pStyle w:val="Software"/>
      </w:pPr>
      <w:r>
        <w:t xml:space="preserve">        final jade.wrapper.AgentContainer ac = rt.createAgentContainer(p);</w:t>
      </w:r>
    </w:p>
    <w:p w:rsidR="00163629" w:rsidRDefault="00163629" w:rsidP="00641902">
      <w:pPr>
        <w:pStyle w:val="Software"/>
      </w:pPr>
      <w:r>
        <w:t>{</w:t>
      </w:r>
    </w:p>
    <w:p w:rsidR="00163629" w:rsidRDefault="00163629" w:rsidP="00641902">
      <w:pPr>
        <w:pStyle w:val="Software"/>
      </w:pPr>
      <w:r>
        <w:t xml:space="preserve">           // Create a new agent</w:t>
      </w:r>
    </w:p>
    <w:p w:rsidR="00163629" w:rsidRDefault="00163629" w:rsidP="00641902">
      <w:pPr>
        <w:pStyle w:val="Software"/>
      </w:pPr>
      <w:r>
        <w:t xml:space="preserve">        final jade.wrapper.AgentController agcCoordinator_0CoordDeploy = ac.createNewAgent("Coordinator_0CoordDeploy",</w:t>
      </w:r>
    </w:p>
    <w:p w:rsidR="00163629" w:rsidRDefault="00163629" w:rsidP="00641902">
      <w:pPr>
        <w:pStyle w:val="Software"/>
      </w:pPr>
      <w:r>
        <w:t xml:space="preserve">            "ingenias.jade.agents.CoordinatorJADEAgent", new Object[0]);</w:t>
      </w:r>
    </w:p>
    <w:p w:rsidR="00163629" w:rsidRDefault="00163629" w:rsidP="00641902">
      <w:pPr>
        <w:pStyle w:val="Software"/>
      </w:pPr>
      <w:r>
        <w:t xml:space="preserve">        new Thread(){</w:t>
      </w:r>
    </w:p>
    <w:p w:rsidR="00163629" w:rsidRDefault="00163629" w:rsidP="00641902">
      <w:pPr>
        <w:pStyle w:val="Software"/>
      </w:pPr>
      <w:r>
        <w:t xml:space="preserve">          public void run(){</w:t>
      </w:r>
    </w:p>
    <w:p w:rsidR="00163629" w:rsidRDefault="00163629" w:rsidP="00641902">
      <w:pPr>
        <w:pStyle w:val="Software"/>
      </w:pPr>
      <w:r>
        <w:t xml:space="preserve">            try {</w:t>
      </w:r>
    </w:p>
    <w:p w:rsidR="00163629" w:rsidRDefault="00163629" w:rsidP="00641902">
      <w:pPr>
        <w:pStyle w:val="Software"/>
      </w:pPr>
      <w:r>
        <w:t xml:space="preserve">              agcCoordinator_0CoordDeploy.start();</w:t>
      </w:r>
    </w:p>
    <w:p w:rsidR="00163629" w:rsidRDefault="00163629" w:rsidP="00641902">
      <w:pPr>
        <w:pStyle w:val="Software"/>
      </w:pPr>
      <w:r>
        <w:t xml:space="preserve">            } catch (Exception e){</w:t>
      </w:r>
    </w:p>
    <w:p w:rsidR="00163629" w:rsidRDefault="00163629" w:rsidP="00641902">
      <w:pPr>
        <w:pStyle w:val="Software"/>
      </w:pPr>
      <w:r>
        <w:t xml:space="preserve">              e.printStackTrace();</w:t>
      </w:r>
    </w:p>
    <w:p w:rsidR="00163629" w:rsidRDefault="00163629" w:rsidP="00641902">
      <w:pPr>
        <w:pStyle w:val="Software"/>
      </w:pPr>
      <w:r>
        <w:t xml:space="preserve">            }</w:t>
      </w:r>
    </w:p>
    <w:p w:rsidR="00163629" w:rsidRDefault="00163629" w:rsidP="00641902">
      <w:pPr>
        <w:pStyle w:val="Software"/>
      </w:pPr>
      <w:r>
        <w:t xml:space="preserve">          }</w:t>
      </w:r>
    </w:p>
    <w:p w:rsidR="00163629" w:rsidRDefault="00163629" w:rsidP="00641902">
      <w:pPr>
        <w:pStyle w:val="Software"/>
      </w:pPr>
      <w:r>
        <w:t xml:space="preserve">        }.start();</w:t>
      </w:r>
    </w:p>
    <w:p w:rsidR="00163629" w:rsidRDefault="00FC7023" w:rsidP="00641902">
      <w:pPr>
        <w:pStyle w:val="Software"/>
      </w:pPr>
      <w:r>
        <w:t xml:space="preserve">     }</w:t>
      </w:r>
    </w:p>
    <w:p w:rsidR="00FC7023" w:rsidRDefault="00FC7023" w:rsidP="00641902">
      <w:pPr>
        <w:pStyle w:val="Software"/>
      </w:pPr>
      <w:r>
        <w:t xml:space="preserve">  }</w:t>
      </w:r>
    </w:p>
    <w:p w:rsidR="00FC7023" w:rsidRPr="00163629" w:rsidRDefault="00FC7023" w:rsidP="00641902">
      <w:pPr>
        <w:pStyle w:val="Software"/>
      </w:pPr>
      <w:r>
        <w:t>}</w:t>
      </w:r>
    </w:p>
    <w:p w:rsidR="00EC59A9" w:rsidRDefault="003A50FA" w:rsidP="003A50FA">
      <w:pPr>
        <w:pStyle w:val="Heading2"/>
      </w:pPr>
      <w:bookmarkStart w:id="170" w:name="_Toc260057404"/>
      <w:r>
        <w:t>LocAppAppImp.java</w:t>
      </w:r>
      <w:bookmarkEnd w:id="170"/>
    </w:p>
    <w:p w:rsidR="00EC59A9" w:rsidRDefault="00EC59A9" w:rsidP="00EC59A9">
      <w:pPr>
        <w:pStyle w:val="Software"/>
      </w:pPr>
      <w:r>
        <w:t>/**</w:t>
      </w:r>
    </w:p>
    <w:p w:rsidR="00EC59A9" w:rsidRDefault="00EC59A9" w:rsidP="00EC59A9">
      <w:pPr>
        <w:pStyle w:val="Software"/>
      </w:pPr>
      <w:r>
        <w:t xml:space="preserve"> *</w:t>
      </w:r>
    </w:p>
    <w:p w:rsidR="00EC59A9" w:rsidRDefault="00EC59A9" w:rsidP="00EC59A9">
      <w:pPr>
        <w:pStyle w:val="Software"/>
      </w:pPr>
      <w:r>
        <w:t xml:space="preserve"> * @author William R Moser, william.moser@temple.edu</w:t>
      </w:r>
    </w:p>
    <w:p w:rsidR="00EC59A9" w:rsidRDefault="00EC59A9" w:rsidP="00EC59A9">
      <w:pPr>
        <w:pStyle w:val="Software"/>
      </w:pPr>
      <w:r>
        <w:t xml:space="preserve"> *</w:t>
      </w:r>
    </w:p>
    <w:p w:rsidR="00EC59A9" w:rsidRDefault="00EC59A9" w:rsidP="00EC59A9">
      <w:pPr>
        <w:pStyle w:val="Software"/>
      </w:pPr>
      <w:r>
        <w:t xml:space="preserve"> * LocApp provides several utilities for agents, mostly generating intial values for the agent</w:t>
      </w:r>
    </w:p>
    <w:p w:rsidR="00EC59A9" w:rsidRDefault="00EC59A9" w:rsidP="00EC59A9">
      <w:pPr>
        <w:pStyle w:val="Software"/>
      </w:pPr>
      <w:r>
        <w:t xml:space="preserve"> */</w:t>
      </w:r>
    </w:p>
    <w:p w:rsidR="00EC59A9" w:rsidRDefault="00EC59A9" w:rsidP="00EC59A9">
      <w:pPr>
        <w:pStyle w:val="Software"/>
      </w:pPr>
      <w:r>
        <w:t>package ingenias.jade.components;</w:t>
      </w:r>
    </w:p>
    <w:p w:rsidR="00EC59A9" w:rsidRDefault="00EC59A9" w:rsidP="00EC59A9">
      <w:pPr>
        <w:pStyle w:val="Software"/>
      </w:pPr>
      <w:r>
        <w:t>import java.util.Random;</w:t>
      </w:r>
    </w:p>
    <w:p w:rsidR="00EC59A9" w:rsidRDefault="00EC59A9" w:rsidP="00EC59A9">
      <w:pPr>
        <w:pStyle w:val="Software"/>
      </w:pPr>
    </w:p>
    <w:p w:rsidR="00EC59A9" w:rsidRDefault="00EC59A9" w:rsidP="00EC59A9">
      <w:pPr>
        <w:pStyle w:val="Software"/>
      </w:pPr>
    </w:p>
    <w:p w:rsidR="00EC59A9" w:rsidRDefault="00EC59A9" w:rsidP="00EC59A9">
      <w:pPr>
        <w:pStyle w:val="Software"/>
      </w:pPr>
      <w:r>
        <w:t>public  class LocAppAppImp extends LocAppApp{</w:t>
      </w:r>
    </w:p>
    <w:p w:rsidR="00EC59A9" w:rsidRDefault="00EC59A9" w:rsidP="00EC59A9">
      <w:pPr>
        <w:pStyle w:val="Software"/>
      </w:pPr>
    </w:p>
    <w:p w:rsidR="00EC59A9" w:rsidRDefault="00EC59A9" w:rsidP="00EC59A9">
      <w:pPr>
        <w:pStyle w:val="Software"/>
      </w:pPr>
      <w:r>
        <w:t xml:space="preserve"> public LocAppAppImp(){</w:t>
      </w:r>
    </w:p>
    <w:p w:rsidR="00EC59A9" w:rsidRDefault="00EC59A9" w:rsidP="00EC59A9">
      <w:pPr>
        <w:pStyle w:val="Software"/>
      </w:pPr>
      <w:r>
        <w:t xml:space="preserve">  super();</w:t>
      </w:r>
    </w:p>
    <w:p w:rsidR="00EC59A9" w:rsidRDefault="00EC59A9" w:rsidP="00EC59A9">
      <w:pPr>
        <w:pStyle w:val="Software"/>
      </w:pPr>
      <w:r>
        <w:t xml:space="preserve"> }</w:t>
      </w:r>
    </w:p>
    <w:p w:rsidR="00EC59A9" w:rsidRDefault="00EC59A9" w:rsidP="00EC59A9">
      <w:pPr>
        <w:pStyle w:val="Software"/>
      </w:pPr>
      <w:r>
        <w:t>////////////////////////////////////////</w:t>
      </w:r>
    </w:p>
    <w:p w:rsidR="00EC59A9" w:rsidRDefault="00EC59A9" w:rsidP="00EC59A9">
      <w:pPr>
        <w:pStyle w:val="Software"/>
      </w:pPr>
      <w:r>
        <w:t xml:space="preserve">        Random rand = new Random();</w:t>
      </w:r>
    </w:p>
    <w:p w:rsidR="00EC59A9" w:rsidRDefault="00EC59A9" w:rsidP="00EC59A9">
      <w:pPr>
        <w:pStyle w:val="Software"/>
      </w:pPr>
      <w:r>
        <w:t xml:space="preserve">        public boolean IsActive = false;</w:t>
      </w:r>
    </w:p>
    <w:p w:rsidR="00EC59A9" w:rsidRDefault="00EC59A9" w:rsidP="00EC59A9">
      <w:pPr>
        <w:pStyle w:val="Software"/>
      </w:pPr>
      <w:r>
        <w:t xml:space="preserve">        public int count_dir = 1;</w:t>
      </w:r>
    </w:p>
    <w:p w:rsidR="00EC59A9" w:rsidRDefault="00EC59A9" w:rsidP="00EC59A9">
      <w:pPr>
        <w:pStyle w:val="Software"/>
      </w:pPr>
      <w:r>
        <w:t xml:space="preserve">        public int move_index = 0;</w:t>
      </w:r>
    </w:p>
    <w:p w:rsidR="00EC59A9" w:rsidRDefault="00EC59A9" w:rsidP="00EC59A9">
      <w:pPr>
        <w:pStyle w:val="Software"/>
      </w:pPr>
      <w:r>
        <w:t xml:space="preserve">        public static double DIST_MAX=100.0;</w:t>
      </w:r>
    </w:p>
    <w:p w:rsidR="00EC59A9" w:rsidRDefault="00EC59A9" w:rsidP="00EC59A9">
      <w:pPr>
        <w:pStyle w:val="Software"/>
      </w:pPr>
      <w:r>
        <w:t xml:space="preserve">        public double number_of_moves = 30+(rand.nextDouble()*25);</w:t>
      </w:r>
    </w:p>
    <w:p w:rsidR="00EC59A9" w:rsidRDefault="00EC59A9" w:rsidP="00EC59A9">
      <w:pPr>
        <w:pStyle w:val="Software"/>
      </w:pPr>
      <w:r>
        <w:t xml:space="preserve">        public double [] work1 = new double[2];</w:t>
      </w:r>
    </w:p>
    <w:p w:rsidR="00EC59A9" w:rsidRDefault="00EC59A9" w:rsidP="00EC59A9">
      <w:pPr>
        <w:pStyle w:val="Software"/>
      </w:pPr>
      <w:r>
        <w:t xml:space="preserve">        public double  [] home1 = new double[2];</w:t>
      </w:r>
    </w:p>
    <w:p w:rsidR="00EC59A9" w:rsidRDefault="00EC59A9" w:rsidP="00EC59A9">
      <w:pPr>
        <w:pStyle w:val="Software"/>
      </w:pPr>
      <w:r>
        <w:t xml:space="preserve">        public double LIM_X = 700;</w:t>
      </w:r>
    </w:p>
    <w:p w:rsidR="00EC59A9" w:rsidRDefault="00EC59A9" w:rsidP="00EC59A9">
      <w:pPr>
        <w:pStyle w:val="Software"/>
      </w:pPr>
      <w:r>
        <w:tab/>
        <w:t>public double LIM_Y= 600;</w:t>
      </w:r>
    </w:p>
    <w:p w:rsidR="00EC59A9" w:rsidRDefault="00EC59A9" w:rsidP="00EC59A9">
      <w:pPr>
        <w:pStyle w:val="Software"/>
      </w:pPr>
      <w:r>
        <w:t xml:space="preserve">        public static double [] current_location = new double[2];</w:t>
      </w:r>
    </w:p>
    <w:p w:rsidR="00EC59A9" w:rsidRDefault="00EC59A9" w:rsidP="00EC59A9">
      <w:pPr>
        <w:pStyle w:val="Software"/>
      </w:pPr>
    </w:p>
    <w:p w:rsidR="00EC59A9" w:rsidRDefault="00EC59A9" w:rsidP="00EC59A9">
      <w:pPr>
        <w:pStyle w:val="Software"/>
      </w:pPr>
      <w:r>
        <w:t xml:space="preserve">   public int getNumMoves (){</w:t>
      </w:r>
    </w:p>
    <w:p w:rsidR="00EC59A9" w:rsidRDefault="00EC59A9" w:rsidP="00EC59A9">
      <w:pPr>
        <w:pStyle w:val="Software"/>
      </w:pPr>
      <w:r>
        <w:t xml:space="preserve">       return((int) number_of_moves);</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public double[] setCurrentLocation(double MyX, double MyY){</w:t>
      </w:r>
    </w:p>
    <w:p w:rsidR="00EC59A9" w:rsidRDefault="00EC59A9" w:rsidP="00EC59A9">
      <w:pPr>
        <w:pStyle w:val="Software"/>
      </w:pPr>
      <w:r>
        <w:t xml:space="preserve">    current_location[0]=MyX;</w:t>
      </w:r>
    </w:p>
    <w:p w:rsidR="00EC59A9" w:rsidRDefault="00EC59A9" w:rsidP="00EC59A9">
      <w:pPr>
        <w:pStyle w:val="Software"/>
      </w:pPr>
      <w:r>
        <w:t xml:space="preserve">    current_location[1]=MyY;</w:t>
      </w:r>
    </w:p>
    <w:p w:rsidR="00EC59A9" w:rsidRDefault="00EC59A9" w:rsidP="00EC59A9">
      <w:pPr>
        <w:pStyle w:val="Software"/>
      </w:pPr>
      <w:r>
        <w:t xml:space="preserve">    return(current_location);</w:t>
      </w:r>
    </w:p>
    <w:p w:rsidR="00EC59A9" w:rsidRDefault="00EC59A9" w:rsidP="00EC59A9">
      <w:pPr>
        <w:pStyle w:val="Software"/>
      </w:pPr>
      <w:r>
        <w:t>}</w:t>
      </w:r>
    </w:p>
    <w:p w:rsidR="00EC59A9" w:rsidRDefault="00EC59A9" w:rsidP="00EC59A9">
      <w:pPr>
        <w:pStyle w:val="Software"/>
      </w:pPr>
    </w:p>
    <w:p w:rsidR="00EC59A9" w:rsidRDefault="00EC59A9" w:rsidP="00EC59A9">
      <w:pPr>
        <w:pStyle w:val="Software"/>
      </w:pPr>
    </w:p>
    <w:p w:rsidR="00EC59A9" w:rsidRDefault="00EC59A9" w:rsidP="00EC59A9">
      <w:pPr>
        <w:pStyle w:val="Software"/>
      </w:pPr>
      <w:r>
        <w:t>public boolean proxQuery(double HisX, double HisY){</w:t>
      </w:r>
    </w:p>
    <w:p w:rsidR="00EC59A9" w:rsidRDefault="00EC59A9" w:rsidP="00EC59A9">
      <w:pPr>
        <w:pStyle w:val="Software"/>
      </w:pPr>
      <w:r>
        <w:t xml:space="preserve">    boolean is_close = closeEnough(current_location[0], current_location[1], HisX, HisY, DIST_MAX);</w:t>
      </w:r>
    </w:p>
    <w:p w:rsidR="00EC59A9" w:rsidRDefault="00EC59A9" w:rsidP="00EC59A9">
      <w:pPr>
        <w:pStyle w:val="Software"/>
      </w:pPr>
      <w:r>
        <w:t xml:space="preserve">    return(is_close);</w:t>
      </w:r>
    </w:p>
    <w:p w:rsidR="00EC59A9" w:rsidRDefault="00EC59A9" w:rsidP="00EC59A9">
      <w:pPr>
        <w:pStyle w:val="Software"/>
      </w:pPr>
      <w:r>
        <w:t>}</w:t>
      </w:r>
    </w:p>
    <w:p w:rsidR="00EC59A9" w:rsidRDefault="00EC59A9" w:rsidP="00EC59A9">
      <w:pPr>
        <w:pStyle w:val="Software"/>
      </w:pPr>
    </w:p>
    <w:p w:rsidR="00EC59A9" w:rsidRDefault="00EC59A9" w:rsidP="00EC59A9">
      <w:pPr>
        <w:pStyle w:val="Software"/>
      </w:pPr>
      <w:r>
        <w:t>public static boolean closeEnough(double x1, double y1, double x2, double y2,double distMax){</w:t>
      </w:r>
    </w:p>
    <w:p w:rsidR="00EC59A9" w:rsidRDefault="00EC59A9" w:rsidP="00EC59A9">
      <w:pPr>
        <w:pStyle w:val="Software"/>
      </w:pPr>
      <w:r>
        <w:tab/>
      </w:r>
      <w:r>
        <w:tab/>
        <w:t>double distX=Math.abs(x2-x1);</w:t>
      </w:r>
    </w:p>
    <w:p w:rsidR="00EC59A9" w:rsidRDefault="00EC59A9" w:rsidP="00EC59A9">
      <w:pPr>
        <w:pStyle w:val="Software"/>
      </w:pPr>
      <w:r>
        <w:tab/>
      </w:r>
      <w:r>
        <w:tab/>
        <w:t>double distY=Math.abs(y2-y1);</w:t>
      </w:r>
    </w:p>
    <w:p w:rsidR="00EC59A9" w:rsidRDefault="00EC59A9" w:rsidP="00EC59A9">
      <w:pPr>
        <w:pStyle w:val="Software"/>
      </w:pPr>
      <w:r>
        <w:t xml:space="preserve">                if(x1==x2 || y1==y2)</w:t>
      </w:r>
    </w:p>
    <w:p w:rsidR="00EC59A9" w:rsidRDefault="00EC59A9" w:rsidP="00EC59A9">
      <w:pPr>
        <w:pStyle w:val="Software"/>
      </w:pPr>
      <w:r>
        <w:t xml:space="preserve">                {</w:t>
      </w:r>
    </w:p>
    <w:p w:rsidR="00EC59A9" w:rsidRDefault="00EC59A9" w:rsidP="00EC59A9">
      <w:pPr>
        <w:pStyle w:val="Software"/>
      </w:pPr>
      <w:r>
        <w:t xml:space="preserve">                double dist=(distX+distY);</w:t>
      </w:r>
    </w:p>
    <w:p w:rsidR="00EC59A9" w:rsidRDefault="00EC59A9" w:rsidP="00EC59A9">
      <w:pPr>
        <w:pStyle w:val="Software"/>
      </w:pPr>
    </w:p>
    <w:p w:rsidR="00EC59A9" w:rsidRDefault="00EC59A9" w:rsidP="00EC59A9">
      <w:pPr>
        <w:pStyle w:val="Software"/>
      </w:pPr>
      <w:r>
        <w:t xml:space="preserve">                return (dist&lt;=distMax);</w:t>
      </w:r>
    </w:p>
    <w:p w:rsidR="00EC59A9" w:rsidRDefault="00EC59A9" w:rsidP="00EC59A9">
      <w:pPr>
        <w:pStyle w:val="Software"/>
      </w:pPr>
    </w:p>
    <w:p w:rsidR="00EC59A9" w:rsidRDefault="00EC59A9" w:rsidP="00EC59A9">
      <w:pPr>
        <w:pStyle w:val="Software"/>
      </w:pPr>
      <w:r>
        <w:t xml:space="preserve">                } else {</w:t>
      </w:r>
    </w:p>
    <w:p w:rsidR="00EC59A9" w:rsidRDefault="00EC59A9" w:rsidP="00EC59A9">
      <w:pPr>
        <w:pStyle w:val="Software"/>
      </w:pPr>
      <w:r>
        <w:tab/>
      </w:r>
      <w:r>
        <w:tab/>
        <w:t>double dist=Math.sqrt(distX*distX + distY*distY);</w:t>
      </w:r>
    </w:p>
    <w:p w:rsidR="00EC59A9" w:rsidRDefault="00EC59A9" w:rsidP="00EC59A9">
      <w:pPr>
        <w:pStyle w:val="Software"/>
      </w:pPr>
    </w:p>
    <w:p w:rsidR="00EC59A9" w:rsidRDefault="00EC59A9" w:rsidP="00EC59A9">
      <w:pPr>
        <w:pStyle w:val="Software"/>
      </w:pPr>
      <w:r>
        <w:t xml:space="preserve">                return (dist&lt;=distMax);</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ab/>
        <w:t>}</w:t>
      </w:r>
    </w:p>
    <w:p w:rsidR="00EC59A9" w:rsidRDefault="00EC59A9" w:rsidP="00EC59A9">
      <w:pPr>
        <w:pStyle w:val="Software"/>
      </w:pPr>
      <w:r>
        <w:t xml:space="preserve">        public double[] randHome(){</w:t>
      </w:r>
    </w:p>
    <w:p w:rsidR="00EC59A9" w:rsidRDefault="00EC59A9" w:rsidP="00EC59A9">
      <w:pPr>
        <w:pStyle w:val="Software"/>
      </w:pPr>
      <w:r>
        <w:t xml:space="preserve">            Random rand = new Random ();</w:t>
      </w:r>
    </w:p>
    <w:p w:rsidR="00EC59A9" w:rsidRDefault="00EC59A9" w:rsidP="00EC59A9">
      <w:pPr>
        <w:pStyle w:val="Software"/>
      </w:pPr>
    </w:p>
    <w:p w:rsidR="00EC59A9" w:rsidRDefault="00EC59A9" w:rsidP="00EC59A9">
      <w:pPr>
        <w:pStyle w:val="Software"/>
      </w:pPr>
      <w:r>
        <w:t xml:space="preserve">            double[] Home={0,0};</w:t>
      </w:r>
    </w:p>
    <w:p w:rsidR="00EC59A9" w:rsidRDefault="00EC59A9" w:rsidP="00EC59A9">
      <w:pPr>
        <w:pStyle w:val="Software"/>
      </w:pPr>
      <w:r>
        <w:t xml:space="preserve">             Home[0]= rand.nextDouble() * LIM_X;</w:t>
      </w:r>
    </w:p>
    <w:p w:rsidR="00EC59A9" w:rsidRDefault="00EC59A9" w:rsidP="00EC59A9">
      <w:pPr>
        <w:pStyle w:val="Software"/>
      </w:pPr>
      <w:r>
        <w:t xml:space="preserve">             Home[1]= rand.nextDouble() * LIM_Y;</w:t>
      </w:r>
    </w:p>
    <w:p w:rsidR="00EC59A9" w:rsidRDefault="00EC59A9" w:rsidP="00EC59A9">
      <w:pPr>
        <w:pStyle w:val="Software"/>
      </w:pPr>
      <w:r>
        <w:lastRenderedPageBreak/>
        <w:t xml:space="preserve">              return(Home);</w:t>
      </w:r>
    </w:p>
    <w:p w:rsidR="00EC59A9" w:rsidRDefault="00EC59A9" w:rsidP="00EC59A9">
      <w:pPr>
        <w:pStyle w:val="Software"/>
      </w:pPr>
      <w:r>
        <w:t xml:space="preserve">        }</w:t>
      </w:r>
    </w:p>
    <w:p w:rsidR="00EC59A9" w:rsidRDefault="00EC59A9" w:rsidP="00EC59A9">
      <w:pPr>
        <w:pStyle w:val="Software"/>
      </w:pPr>
      <w:r>
        <w:t xml:space="preserve">        public double[] randWork(){</w:t>
      </w:r>
    </w:p>
    <w:p w:rsidR="00EC59A9" w:rsidRDefault="00EC59A9" w:rsidP="00EC59A9">
      <w:pPr>
        <w:pStyle w:val="Software"/>
      </w:pPr>
      <w:r>
        <w:t xml:space="preserve">            Random rand = new Random ();</w:t>
      </w:r>
    </w:p>
    <w:p w:rsidR="00EC59A9" w:rsidRDefault="00EC59A9" w:rsidP="00EC59A9">
      <w:pPr>
        <w:pStyle w:val="Software"/>
      </w:pPr>
      <w:r>
        <w:t xml:space="preserve">            double[] Work={0,0};</w:t>
      </w:r>
    </w:p>
    <w:p w:rsidR="00EC59A9" w:rsidRDefault="00EC59A9" w:rsidP="00EC59A9">
      <w:pPr>
        <w:pStyle w:val="Software"/>
      </w:pPr>
      <w:r>
        <w:t xml:space="preserve">             Work[0]= rand.nextDouble() * LIM_X;</w:t>
      </w:r>
    </w:p>
    <w:p w:rsidR="00EC59A9" w:rsidRDefault="00EC59A9" w:rsidP="00EC59A9">
      <w:pPr>
        <w:pStyle w:val="Software"/>
      </w:pPr>
      <w:r>
        <w:t xml:space="preserve">             Work[1]= rand.nextDouble() * LIM_Y;</w:t>
      </w:r>
    </w:p>
    <w:p w:rsidR="00EC59A9" w:rsidRDefault="00EC59A9" w:rsidP="00EC59A9">
      <w:pPr>
        <w:pStyle w:val="Software"/>
      </w:pPr>
      <w:r>
        <w:t xml:space="preserve">             return(Work);</w:t>
      </w:r>
    </w:p>
    <w:p w:rsidR="00EC59A9" w:rsidRDefault="00EC59A9" w:rsidP="00EC59A9">
      <w:pPr>
        <w:pStyle w:val="Software"/>
      </w:pPr>
      <w:r>
        <w:t xml:space="preserve">        }</w:t>
      </w:r>
    </w:p>
    <w:p w:rsidR="00EC59A9" w:rsidRDefault="00EC59A9" w:rsidP="00EC59A9">
      <w:pPr>
        <w:pStyle w:val="Software"/>
      </w:pPr>
      <w:r>
        <w:t xml:space="preserve">       public double[][] moveHome2Work(double[] Work, double[] Home){</w:t>
      </w:r>
    </w:p>
    <w:p w:rsidR="00EC59A9" w:rsidRDefault="00EC59A9" w:rsidP="00EC59A9">
      <w:pPr>
        <w:pStyle w:val="Software"/>
      </w:pPr>
      <w:r>
        <w:t xml:space="preserve">            double[][] intermed= new double[2][(int) number_of_moves];</w:t>
      </w:r>
    </w:p>
    <w:p w:rsidR="00EC59A9" w:rsidRDefault="00EC59A9" w:rsidP="00EC59A9">
      <w:pPr>
        <w:pStyle w:val="Software"/>
      </w:pPr>
      <w:r>
        <w:t xml:space="preserve">            double dx=0;</w:t>
      </w:r>
    </w:p>
    <w:p w:rsidR="00EC59A9" w:rsidRDefault="00EC59A9" w:rsidP="00EC59A9">
      <w:pPr>
        <w:pStyle w:val="Software"/>
      </w:pPr>
      <w:r>
        <w:t xml:space="preserve">            double dy=0;</w:t>
      </w:r>
    </w:p>
    <w:p w:rsidR="00EC59A9" w:rsidRDefault="00EC59A9" w:rsidP="00EC59A9">
      <w:pPr>
        <w:pStyle w:val="Software"/>
      </w:pPr>
      <w:r>
        <w:t xml:space="preserve">            double norm= number_of_moves;</w:t>
      </w:r>
    </w:p>
    <w:p w:rsidR="00EC59A9" w:rsidRDefault="00EC59A9" w:rsidP="00EC59A9">
      <w:pPr>
        <w:pStyle w:val="Software"/>
      </w:pPr>
      <w:r>
        <w:t xml:space="preserve">            intermed[0][0]=Home[0];</w:t>
      </w:r>
    </w:p>
    <w:p w:rsidR="00EC59A9" w:rsidRDefault="00EC59A9" w:rsidP="00EC59A9">
      <w:pPr>
        <w:pStyle w:val="Software"/>
      </w:pPr>
      <w:r>
        <w:t xml:space="preserve">            intermed[1][0]=Home[1];</w:t>
      </w:r>
    </w:p>
    <w:p w:rsidR="00EC59A9" w:rsidRDefault="00EC59A9" w:rsidP="00EC59A9">
      <w:pPr>
        <w:pStyle w:val="Software"/>
      </w:pPr>
      <w:r>
        <w:t xml:space="preserve">            double distX=Math.abs(Work[0]-Home[0]);</w:t>
      </w:r>
    </w:p>
    <w:p w:rsidR="00EC59A9" w:rsidRDefault="00EC59A9" w:rsidP="00EC59A9">
      <w:pPr>
        <w:pStyle w:val="Software"/>
      </w:pPr>
      <w:r>
        <w:tab/>
        <w:t xml:space="preserve">    double distY=Math.abs(Work[1]-Home[1]);</w:t>
      </w:r>
    </w:p>
    <w:p w:rsidR="00EC59A9" w:rsidRDefault="00EC59A9" w:rsidP="00EC59A9">
      <w:pPr>
        <w:pStyle w:val="Software"/>
      </w:pPr>
      <w:r>
        <w:t xml:space="preserve">            if(Work[0]&lt;Home[0])</w:t>
      </w:r>
    </w:p>
    <w:p w:rsidR="00EC59A9" w:rsidRDefault="00EC59A9" w:rsidP="00EC59A9">
      <w:pPr>
        <w:pStyle w:val="Software"/>
      </w:pPr>
      <w:r>
        <w:t xml:space="preserve">            {</w:t>
      </w:r>
    </w:p>
    <w:p w:rsidR="00EC59A9" w:rsidRDefault="00EC59A9" w:rsidP="00EC59A9">
      <w:pPr>
        <w:pStyle w:val="Software"/>
      </w:pPr>
      <w:r>
        <w:t xml:space="preserve">                dx=-1;</w:t>
      </w:r>
    </w:p>
    <w:p w:rsidR="00EC59A9" w:rsidRDefault="00EC59A9" w:rsidP="00EC59A9">
      <w:pPr>
        <w:pStyle w:val="Software"/>
      </w:pPr>
      <w:r>
        <w:t xml:space="preserve">            }</w:t>
      </w:r>
    </w:p>
    <w:p w:rsidR="00EC59A9" w:rsidRDefault="00EC59A9" w:rsidP="00EC59A9">
      <w:pPr>
        <w:pStyle w:val="Software"/>
      </w:pPr>
      <w:r>
        <w:t xml:space="preserve">            if(Work[0]&gt;Home[0])</w:t>
      </w:r>
    </w:p>
    <w:p w:rsidR="00EC59A9" w:rsidRDefault="00EC59A9" w:rsidP="00EC59A9">
      <w:pPr>
        <w:pStyle w:val="Software"/>
      </w:pPr>
      <w:r>
        <w:t xml:space="preserve">            {</w:t>
      </w:r>
    </w:p>
    <w:p w:rsidR="00EC59A9" w:rsidRDefault="00EC59A9" w:rsidP="00EC59A9">
      <w:pPr>
        <w:pStyle w:val="Software"/>
      </w:pPr>
      <w:r>
        <w:t xml:space="preserve">                dx=1;</w:t>
      </w:r>
    </w:p>
    <w:p w:rsidR="00EC59A9" w:rsidRDefault="00EC59A9" w:rsidP="00EC59A9">
      <w:pPr>
        <w:pStyle w:val="Software"/>
      </w:pPr>
      <w:r>
        <w:t xml:space="preserve">            }</w:t>
      </w:r>
    </w:p>
    <w:p w:rsidR="00EC59A9" w:rsidRDefault="00EC59A9" w:rsidP="00EC59A9">
      <w:pPr>
        <w:pStyle w:val="Software"/>
      </w:pPr>
      <w:r>
        <w:t xml:space="preserve">            if(Work[1]&lt;Home[1])</w:t>
      </w:r>
    </w:p>
    <w:p w:rsidR="00EC59A9" w:rsidRDefault="00EC59A9" w:rsidP="00EC59A9">
      <w:pPr>
        <w:pStyle w:val="Software"/>
      </w:pPr>
      <w:r>
        <w:t xml:space="preserve">            {</w:t>
      </w:r>
    </w:p>
    <w:p w:rsidR="00EC59A9" w:rsidRDefault="00EC59A9" w:rsidP="00EC59A9">
      <w:pPr>
        <w:pStyle w:val="Software"/>
      </w:pPr>
      <w:r>
        <w:t xml:space="preserve">                dy=-1;</w:t>
      </w:r>
    </w:p>
    <w:p w:rsidR="00EC59A9" w:rsidRDefault="00EC59A9" w:rsidP="00EC59A9">
      <w:pPr>
        <w:pStyle w:val="Software"/>
      </w:pPr>
      <w:r>
        <w:t xml:space="preserve">            }</w:t>
      </w:r>
    </w:p>
    <w:p w:rsidR="00EC59A9" w:rsidRDefault="00EC59A9" w:rsidP="00EC59A9">
      <w:pPr>
        <w:pStyle w:val="Software"/>
      </w:pPr>
      <w:r>
        <w:t xml:space="preserve">            if(Work[1]&gt;Home[1])</w:t>
      </w:r>
    </w:p>
    <w:p w:rsidR="00EC59A9" w:rsidRDefault="00EC59A9" w:rsidP="00EC59A9">
      <w:pPr>
        <w:pStyle w:val="Software"/>
      </w:pPr>
      <w:r>
        <w:t xml:space="preserve">            {</w:t>
      </w:r>
    </w:p>
    <w:p w:rsidR="00EC59A9" w:rsidRDefault="00EC59A9" w:rsidP="00EC59A9">
      <w:pPr>
        <w:pStyle w:val="Software"/>
      </w:pPr>
      <w:r>
        <w:t xml:space="preserve">                dy=1;</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 xml:space="preserve">             for(int i = 1; i&lt;=number_of_moves-1; i++)</w:t>
      </w:r>
    </w:p>
    <w:p w:rsidR="00EC59A9" w:rsidRDefault="00EC59A9" w:rsidP="00EC59A9">
      <w:pPr>
        <w:pStyle w:val="Software"/>
      </w:pPr>
      <w:r>
        <w:t xml:space="preserve">             {</w:t>
      </w:r>
    </w:p>
    <w:p w:rsidR="00EC59A9" w:rsidRDefault="00EC59A9" w:rsidP="00EC59A9">
      <w:pPr>
        <w:pStyle w:val="Software"/>
      </w:pPr>
      <w:r>
        <w:t xml:space="preserve">                  intermed[0][i]=intermed[0][i-1]+(dx*distX/norm);</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 xml:space="preserve">            for(int j = 1; j&lt;=number_of_moves-1; j++)</w:t>
      </w:r>
    </w:p>
    <w:p w:rsidR="00EC59A9" w:rsidRDefault="00EC59A9" w:rsidP="00EC59A9">
      <w:pPr>
        <w:pStyle w:val="Software"/>
      </w:pPr>
      <w:r>
        <w:t xml:space="preserve">             {</w:t>
      </w:r>
    </w:p>
    <w:p w:rsidR="00EC59A9" w:rsidRDefault="00EC59A9" w:rsidP="00EC59A9">
      <w:pPr>
        <w:pStyle w:val="Software"/>
      </w:pPr>
      <w:r>
        <w:t xml:space="preserve">                intermed[1][j]=intermed[1][j-1]+(dy*distY/norm);</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 xml:space="preserve">            return(intermed);</w:t>
      </w:r>
    </w:p>
    <w:p w:rsidR="00EC59A9" w:rsidRDefault="00EC59A9" w:rsidP="00EC59A9">
      <w:pPr>
        <w:pStyle w:val="Software"/>
      </w:pPr>
    </w:p>
    <w:p w:rsidR="00EC59A9" w:rsidRDefault="00EC59A9" w:rsidP="00EC59A9">
      <w:pPr>
        <w:pStyle w:val="Software"/>
      </w:pP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public void showLocation(){</w:t>
      </w:r>
    </w:p>
    <w:p w:rsidR="00EC59A9" w:rsidRDefault="00EC59A9" w:rsidP="00EC59A9">
      <w:pPr>
        <w:pStyle w:val="Software"/>
      </w:pPr>
      <w:r>
        <w:t>return;</w:t>
      </w:r>
    </w:p>
    <w:p w:rsidR="00EC59A9" w:rsidRDefault="00EC59A9" w:rsidP="00EC59A9">
      <w:pPr>
        <w:pStyle w:val="Software"/>
      </w:pPr>
      <w:r>
        <w:t>}</w:t>
      </w:r>
    </w:p>
    <w:p w:rsidR="00EC59A9" w:rsidRDefault="00EC59A9" w:rsidP="00EC59A9">
      <w:pPr>
        <w:pStyle w:val="Software"/>
      </w:pPr>
    </w:p>
    <w:p w:rsidR="00EC59A9" w:rsidRDefault="00EC59A9" w:rsidP="00EC59A9">
      <w:pPr>
        <w:pStyle w:val="Software"/>
      </w:pPr>
      <w:r>
        <w:t>}</w:t>
      </w:r>
    </w:p>
    <w:p w:rsidR="00EC59A9" w:rsidRDefault="003A50FA" w:rsidP="003A50FA">
      <w:pPr>
        <w:pStyle w:val="Heading2"/>
      </w:pPr>
      <w:bookmarkStart w:id="171" w:name="_Toc260057405"/>
      <w:r>
        <w:lastRenderedPageBreak/>
        <w:t>CoordAppAppImp.java</w:t>
      </w:r>
      <w:bookmarkEnd w:id="171"/>
    </w:p>
    <w:p w:rsidR="00EC59A9" w:rsidRDefault="00EC59A9" w:rsidP="00EC59A9">
      <w:pPr>
        <w:pStyle w:val="Software"/>
      </w:pPr>
      <w:r>
        <w:t>/**</w:t>
      </w:r>
    </w:p>
    <w:p w:rsidR="00EC59A9" w:rsidRDefault="00EC59A9" w:rsidP="00EC59A9">
      <w:pPr>
        <w:pStyle w:val="Software"/>
      </w:pPr>
      <w:r>
        <w:t xml:space="preserve"> *</w:t>
      </w:r>
    </w:p>
    <w:p w:rsidR="00EC59A9" w:rsidRDefault="00EC59A9" w:rsidP="00EC59A9">
      <w:pPr>
        <w:pStyle w:val="Software"/>
      </w:pPr>
      <w:r>
        <w:t xml:space="preserve"> * @author William R Moser, william.moser@temple.edu</w:t>
      </w:r>
    </w:p>
    <w:p w:rsidR="00EC59A9" w:rsidRDefault="00EC59A9" w:rsidP="00EC59A9">
      <w:pPr>
        <w:pStyle w:val="Software"/>
      </w:pPr>
      <w:r>
        <w:t xml:space="preserve"> *</w:t>
      </w:r>
    </w:p>
    <w:p w:rsidR="00EC59A9" w:rsidRDefault="00EC59A9" w:rsidP="00EC59A9">
      <w:pPr>
        <w:pStyle w:val="Software"/>
      </w:pPr>
      <w:r>
        <w:t xml:space="preserve"> * CoordApp provides several utilities for agents, mostly movement and contracting illnesses</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package ingenias.jade.components;</w:t>
      </w:r>
    </w:p>
    <w:p w:rsidR="00EC59A9" w:rsidRDefault="00EC59A9" w:rsidP="00EC59A9">
      <w:pPr>
        <w:pStyle w:val="Software"/>
      </w:pPr>
      <w:r>
        <w:t>import java.awt.*;</w:t>
      </w:r>
    </w:p>
    <w:p w:rsidR="00EC59A9" w:rsidRDefault="00EC59A9" w:rsidP="00EC59A9">
      <w:pPr>
        <w:pStyle w:val="Software"/>
      </w:pPr>
      <w:r>
        <w:t>import java.awt.event.ActionEvent;</w:t>
      </w:r>
    </w:p>
    <w:p w:rsidR="00EC59A9" w:rsidRDefault="00EC59A9" w:rsidP="00EC59A9">
      <w:pPr>
        <w:pStyle w:val="Software"/>
      </w:pPr>
      <w:r>
        <w:t>import java.awt.event.ActionListener;</w:t>
      </w:r>
    </w:p>
    <w:p w:rsidR="00EC59A9" w:rsidRDefault="00EC59A9" w:rsidP="00EC59A9">
      <w:pPr>
        <w:pStyle w:val="Software"/>
      </w:pPr>
      <w:r>
        <w:t>import java.util.*;</w:t>
      </w:r>
    </w:p>
    <w:p w:rsidR="00EC59A9" w:rsidRDefault="00EC59A9" w:rsidP="00EC59A9">
      <w:pPr>
        <w:pStyle w:val="Software"/>
      </w:pPr>
    </w:p>
    <w:p w:rsidR="00EC59A9" w:rsidRDefault="00EC59A9" w:rsidP="00EC59A9">
      <w:pPr>
        <w:pStyle w:val="Software"/>
      </w:pPr>
      <w:r>
        <w:t>import ingenias.jade.exception.*;</w:t>
      </w:r>
    </w:p>
    <w:p w:rsidR="00EC59A9" w:rsidRDefault="00EC59A9" w:rsidP="00EC59A9">
      <w:pPr>
        <w:pStyle w:val="Software"/>
      </w:pPr>
      <w:r>
        <w:t>import ingenias.jade.mental.*;</w:t>
      </w:r>
    </w:p>
    <w:p w:rsidR="00EC59A9" w:rsidRDefault="00EC59A9" w:rsidP="00EC59A9">
      <w:pPr>
        <w:pStyle w:val="Software"/>
      </w:pPr>
    </w:p>
    <w:p w:rsidR="00EC59A9" w:rsidRDefault="00EC59A9" w:rsidP="00EC59A9">
      <w:pPr>
        <w:pStyle w:val="Software"/>
      </w:pPr>
    </w:p>
    <w:p w:rsidR="00EC59A9" w:rsidRDefault="00EC59A9" w:rsidP="00EC59A9">
      <w:pPr>
        <w:pStyle w:val="Software"/>
      </w:pPr>
      <w:r>
        <w:t>public  class CoordAppAppImp extends CoordAppApp{</w:t>
      </w:r>
    </w:p>
    <w:p w:rsidR="00EC59A9" w:rsidRDefault="00EC59A9" w:rsidP="00EC59A9">
      <w:pPr>
        <w:pStyle w:val="Software"/>
      </w:pPr>
    </w:p>
    <w:p w:rsidR="00EC59A9" w:rsidRDefault="00EC59A9" w:rsidP="00EC59A9">
      <w:pPr>
        <w:pStyle w:val="Software"/>
      </w:pPr>
      <w:r>
        <w:t xml:space="preserve"> public CoordAppAppImp(){</w:t>
      </w:r>
    </w:p>
    <w:p w:rsidR="00EC59A9" w:rsidRDefault="00EC59A9" w:rsidP="00EC59A9">
      <w:pPr>
        <w:pStyle w:val="Software"/>
      </w:pPr>
      <w:r>
        <w:t xml:space="preserve">  super();</w:t>
      </w:r>
    </w:p>
    <w:p w:rsidR="00EC59A9" w:rsidRDefault="00EC59A9" w:rsidP="00EC59A9">
      <w:pPr>
        <w:pStyle w:val="Software"/>
      </w:pPr>
      <w:r>
        <w:t xml:space="preserve"> }</w:t>
      </w:r>
    </w:p>
    <w:p w:rsidR="00EC59A9" w:rsidRDefault="00EC59A9" w:rsidP="00EC59A9">
      <w:pPr>
        <w:pStyle w:val="Software"/>
      </w:pPr>
      <w:r>
        <w:t>Sickness sick = new Sickness();</w:t>
      </w:r>
    </w:p>
    <w:p w:rsidR="00EC59A9" w:rsidRDefault="00EC59A9" w:rsidP="00EC59A9">
      <w:pPr>
        <w:pStyle w:val="Software"/>
      </w:pPr>
      <w:r>
        <w:t>double[] location = new double[3];</w:t>
      </w:r>
    </w:p>
    <w:p w:rsidR="00EC59A9" w:rsidRDefault="00EC59A9" w:rsidP="00EC59A9">
      <w:pPr>
        <w:pStyle w:val="Software"/>
      </w:pPr>
      <w:r>
        <w:t>public static double DIST_MAX=30.0;</w:t>
      </w:r>
    </w:p>
    <w:p w:rsidR="00EC59A9" w:rsidRDefault="00EC59A9" w:rsidP="00EC59A9">
      <w:pPr>
        <w:pStyle w:val="Software"/>
      </w:pPr>
    </w:p>
    <w:p w:rsidR="00EC59A9" w:rsidRDefault="00EC59A9" w:rsidP="00EC59A9">
      <w:pPr>
        <w:pStyle w:val="Software"/>
      </w:pPr>
      <w:r>
        <w:t>public double[] getAInfo(){</w:t>
      </w:r>
    </w:p>
    <w:p w:rsidR="00EC59A9" w:rsidRDefault="00EC59A9" w:rsidP="00EC59A9">
      <w:pPr>
        <w:pStyle w:val="Software"/>
      </w:pPr>
      <w:r>
        <w:t xml:space="preserve">     double [] CitInf = new double[3];</w:t>
      </w:r>
    </w:p>
    <w:p w:rsidR="00EC59A9" w:rsidRDefault="00EC59A9" w:rsidP="00EC59A9">
      <w:pPr>
        <w:pStyle w:val="Software"/>
      </w:pPr>
      <w:r>
        <w:t xml:space="preserve">     CitInf[0]=location[0];</w:t>
      </w:r>
    </w:p>
    <w:p w:rsidR="00EC59A9" w:rsidRDefault="00EC59A9" w:rsidP="00EC59A9">
      <w:pPr>
        <w:pStyle w:val="Software"/>
      </w:pPr>
      <w:r>
        <w:t xml:space="preserve">     CitInf[1]=location[1];</w:t>
      </w:r>
    </w:p>
    <w:p w:rsidR="00EC59A9" w:rsidRDefault="00EC59A9" w:rsidP="00EC59A9">
      <w:pPr>
        <w:pStyle w:val="Software"/>
      </w:pPr>
      <w:r>
        <w:t xml:space="preserve">     CitInf[2]=sick.Status;</w:t>
      </w:r>
    </w:p>
    <w:p w:rsidR="00EC59A9" w:rsidRDefault="00EC59A9" w:rsidP="00EC59A9">
      <w:pPr>
        <w:pStyle w:val="Software"/>
      </w:pPr>
      <w:r>
        <w:t xml:space="preserve">     return(CitInf);</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public boolean proxQuery(double HisX, double HisY){</w:t>
      </w:r>
    </w:p>
    <w:p w:rsidR="00EC59A9" w:rsidRDefault="00EC59A9" w:rsidP="00EC59A9">
      <w:pPr>
        <w:pStyle w:val="Software"/>
      </w:pPr>
      <w:r>
        <w:t xml:space="preserve">    boolean is_close = closeEnough(location[0], location[1], HisX, HisY, DIST_MAX);</w:t>
      </w:r>
    </w:p>
    <w:p w:rsidR="00EC59A9" w:rsidRDefault="00EC59A9" w:rsidP="00EC59A9">
      <w:pPr>
        <w:pStyle w:val="Software"/>
      </w:pPr>
      <w:r>
        <w:t xml:space="preserve">    //  System.out.println("Agent prox check is "+is_close);</w:t>
      </w:r>
    </w:p>
    <w:p w:rsidR="00EC59A9" w:rsidRDefault="00EC59A9" w:rsidP="00EC59A9">
      <w:pPr>
        <w:pStyle w:val="Software"/>
      </w:pPr>
      <w:r>
        <w:t xml:space="preserve">    //  System.out.println("because this agent is at "+location[0] +"," +location[1] +" and the other is at " +HisX +"," +HisY);</w:t>
      </w:r>
    </w:p>
    <w:p w:rsidR="00EC59A9" w:rsidRDefault="00EC59A9" w:rsidP="00EC59A9">
      <w:pPr>
        <w:pStyle w:val="Software"/>
      </w:pPr>
      <w:r>
        <w:t xml:space="preserve">    return(is_close);</w:t>
      </w:r>
    </w:p>
    <w:p w:rsidR="00EC59A9" w:rsidRDefault="00EC59A9" w:rsidP="00EC59A9">
      <w:pPr>
        <w:pStyle w:val="Software"/>
      </w:pPr>
      <w:r>
        <w:t>}</w:t>
      </w:r>
    </w:p>
    <w:p w:rsidR="00EC59A9" w:rsidRDefault="00EC59A9" w:rsidP="00EC59A9">
      <w:pPr>
        <w:pStyle w:val="Software"/>
      </w:pPr>
      <w:r>
        <w:t>public static boolean closeEnough(double x1, double y1, double x2, double y2,double distMax){</w:t>
      </w:r>
    </w:p>
    <w:p w:rsidR="00EC59A9" w:rsidRDefault="00EC59A9" w:rsidP="00EC59A9">
      <w:pPr>
        <w:pStyle w:val="Software"/>
      </w:pPr>
      <w:r>
        <w:tab/>
      </w:r>
      <w:r>
        <w:tab/>
        <w:t>double distX=Math.abs(x2-x1);</w:t>
      </w:r>
    </w:p>
    <w:p w:rsidR="00EC59A9" w:rsidRDefault="00EC59A9" w:rsidP="00EC59A9">
      <w:pPr>
        <w:pStyle w:val="Software"/>
      </w:pPr>
      <w:r>
        <w:tab/>
      </w:r>
      <w:r>
        <w:tab/>
        <w:t>double distY=Math.abs(y2-y1);</w:t>
      </w:r>
    </w:p>
    <w:p w:rsidR="00EC59A9" w:rsidRDefault="00EC59A9" w:rsidP="00EC59A9">
      <w:pPr>
        <w:pStyle w:val="Software"/>
      </w:pPr>
      <w:r>
        <w:t xml:space="preserve">                if(x1==x2 || y1==y2)</w:t>
      </w:r>
    </w:p>
    <w:p w:rsidR="00EC59A9" w:rsidRDefault="00EC59A9" w:rsidP="00EC59A9">
      <w:pPr>
        <w:pStyle w:val="Software"/>
      </w:pPr>
      <w:r>
        <w:t xml:space="preserve">                {</w:t>
      </w:r>
    </w:p>
    <w:p w:rsidR="00EC59A9" w:rsidRDefault="00EC59A9" w:rsidP="00EC59A9">
      <w:pPr>
        <w:pStyle w:val="Software"/>
      </w:pPr>
      <w:r>
        <w:t xml:space="preserve">                double dist=(distX+distY);</w:t>
      </w:r>
    </w:p>
    <w:p w:rsidR="00EC59A9" w:rsidRDefault="00EC59A9" w:rsidP="00EC59A9">
      <w:pPr>
        <w:pStyle w:val="Software"/>
      </w:pPr>
    </w:p>
    <w:p w:rsidR="00EC59A9" w:rsidRDefault="00EC59A9" w:rsidP="00EC59A9">
      <w:pPr>
        <w:pStyle w:val="Software"/>
      </w:pPr>
      <w:r>
        <w:t xml:space="preserve">                return (dist&lt;=distMax);</w:t>
      </w:r>
    </w:p>
    <w:p w:rsidR="00EC59A9" w:rsidRDefault="00EC59A9" w:rsidP="00EC59A9">
      <w:pPr>
        <w:pStyle w:val="Software"/>
      </w:pPr>
    </w:p>
    <w:p w:rsidR="00EC59A9" w:rsidRDefault="00EC59A9" w:rsidP="00EC59A9">
      <w:pPr>
        <w:pStyle w:val="Software"/>
      </w:pPr>
      <w:r>
        <w:t xml:space="preserve">                } else {</w:t>
      </w:r>
    </w:p>
    <w:p w:rsidR="00EC59A9" w:rsidRDefault="00EC59A9" w:rsidP="00EC59A9">
      <w:pPr>
        <w:pStyle w:val="Software"/>
      </w:pPr>
      <w:r>
        <w:tab/>
      </w:r>
      <w:r>
        <w:tab/>
        <w:t>double dist=Math.sqrt(distX*distX + distY*distY);</w:t>
      </w:r>
    </w:p>
    <w:p w:rsidR="00EC59A9" w:rsidRDefault="00EC59A9" w:rsidP="00EC59A9">
      <w:pPr>
        <w:pStyle w:val="Software"/>
      </w:pPr>
    </w:p>
    <w:p w:rsidR="00EC59A9" w:rsidRDefault="00EC59A9" w:rsidP="00EC59A9">
      <w:pPr>
        <w:pStyle w:val="Software"/>
      </w:pPr>
      <w:r>
        <w:t xml:space="preserve">                return (dist&lt;=distMax);</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ab/>
        <w:t>}</w:t>
      </w:r>
    </w:p>
    <w:p w:rsidR="00EC59A9" w:rsidRDefault="00EC59A9" w:rsidP="00EC59A9">
      <w:pPr>
        <w:pStyle w:val="Software"/>
      </w:pPr>
      <w:r>
        <w:t>public void setSick(int Sickness, double Resistance){</w:t>
      </w:r>
    </w:p>
    <w:p w:rsidR="00EC59A9" w:rsidRDefault="00EC59A9" w:rsidP="00EC59A9">
      <w:pPr>
        <w:pStyle w:val="Software"/>
      </w:pPr>
      <w:r>
        <w:t xml:space="preserve">     sick.getSick(Sickness, Resistance);</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 xml:space="preserve"> public void agentMove(int AgentID, double[][] path, int number_of_moves){</w:t>
      </w:r>
    </w:p>
    <w:p w:rsidR="00EC59A9" w:rsidRDefault="00EC59A9" w:rsidP="00EC59A9">
      <w:pPr>
        <w:pStyle w:val="Software"/>
      </w:pPr>
      <w:r>
        <w:t xml:space="preserve">                final int AgentID1 = AgentID;</w:t>
      </w:r>
    </w:p>
    <w:p w:rsidR="00EC59A9" w:rsidRDefault="00EC59A9" w:rsidP="00EC59A9">
      <w:pPr>
        <w:pStyle w:val="Software"/>
      </w:pPr>
      <w:r>
        <w:t xml:space="preserve">                final double[][] path1 = path;</w:t>
      </w:r>
    </w:p>
    <w:p w:rsidR="00EC59A9" w:rsidRDefault="00EC59A9" w:rsidP="00EC59A9">
      <w:pPr>
        <w:pStyle w:val="Software"/>
      </w:pPr>
      <w:r>
        <w:t xml:space="preserve">                final int number_of_moves1 = number_of_moves;</w:t>
      </w:r>
    </w:p>
    <w:p w:rsidR="00EC59A9" w:rsidRDefault="00EC59A9" w:rsidP="00EC59A9">
      <w:pPr>
        <w:pStyle w:val="Software"/>
      </w:pPr>
      <w:r>
        <w:t xml:space="preserve">                if(path==null || AgentID == 0){</w:t>
      </w:r>
    </w:p>
    <w:p w:rsidR="00EC59A9" w:rsidRDefault="00EC59A9" w:rsidP="00EC59A9">
      <w:pPr>
        <w:pStyle w:val="Software"/>
      </w:pPr>
      <w:r>
        <w:t xml:space="preserve">                     long t0, t1;</w:t>
      </w:r>
    </w:p>
    <w:p w:rsidR="00EC59A9" w:rsidRDefault="00EC59A9" w:rsidP="00EC59A9">
      <w:pPr>
        <w:pStyle w:val="Software"/>
      </w:pPr>
      <w:r>
        <w:t xml:space="preserve">                     t0 =  System.currentTimeMillis();</w:t>
      </w:r>
    </w:p>
    <w:p w:rsidR="00EC59A9" w:rsidRDefault="00EC59A9" w:rsidP="00EC59A9">
      <w:pPr>
        <w:pStyle w:val="Software"/>
      </w:pPr>
      <w:r>
        <w:t xml:space="preserve">                         do{</w:t>
      </w:r>
    </w:p>
    <w:p w:rsidR="00EC59A9" w:rsidRDefault="00EC59A9" w:rsidP="00EC59A9">
      <w:pPr>
        <w:pStyle w:val="Software"/>
      </w:pPr>
      <w:r>
        <w:t xml:space="preserve">                              t1 = System.currentTimeMillis();</w:t>
      </w:r>
    </w:p>
    <w:p w:rsidR="00EC59A9" w:rsidRDefault="00EC59A9" w:rsidP="00EC59A9">
      <w:pPr>
        <w:pStyle w:val="Software"/>
      </w:pPr>
      <w:r>
        <w:t xml:space="preserve">                              System.out.println("Time Sink. . .");</w:t>
      </w:r>
    </w:p>
    <w:p w:rsidR="00EC59A9" w:rsidRDefault="00EC59A9" w:rsidP="00EC59A9">
      <w:pPr>
        <w:pStyle w:val="Software"/>
      </w:pPr>
      <w:r>
        <w:t xml:space="preserve">                        } while ((t1 - t0) &lt; (500));</w:t>
      </w:r>
    </w:p>
    <w:p w:rsidR="00EC59A9" w:rsidRDefault="00EC59A9" w:rsidP="00EC59A9">
      <w:pPr>
        <w:pStyle w:val="Software"/>
      </w:pPr>
      <w:r>
        <w:t xml:space="preserve">                 }</w:t>
      </w:r>
    </w:p>
    <w:p w:rsidR="00EC59A9" w:rsidRDefault="00EC59A9" w:rsidP="00EC59A9">
      <w:pPr>
        <w:pStyle w:val="Software"/>
      </w:pPr>
      <w:r>
        <w:t xml:space="preserve">                 else if(path!=null &amp;&amp; AgentID != 0){</w:t>
      </w:r>
    </w:p>
    <w:p w:rsidR="00EC59A9" w:rsidRDefault="00EC59A9" w:rsidP="00EC59A9">
      <w:pPr>
        <w:pStyle w:val="Software"/>
      </w:pPr>
      <w:r>
        <w:t xml:space="preserve">                   new Thread(){</w:t>
      </w:r>
    </w:p>
    <w:p w:rsidR="00EC59A9" w:rsidRDefault="00EC59A9" w:rsidP="00EC59A9">
      <w:pPr>
        <w:pStyle w:val="Software"/>
      </w:pPr>
      <w:r>
        <w:t xml:space="preserve">                       public void run(){</w:t>
      </w:r>
    </w:p>
    <w:p w:rsidR="00EC59A9" w:rsidRDefault="00EC59A9" w:rsidP="00EC59A9">
      <w:pPr>
        <w:pStyle w:val="Software"/>
      </w:pPr>
      <w:r>
        <w:t xml:space="preserve">                            try {</w:t>
      </w:r>
    </w:p>
    <w:p w:rsidR="00EC59A9" w:rsidRDefault="00EC59A9" w:rsidP="00EC59A9">
      <w:pPr>
        <w:pStyle w:val="Software"/>
      </w:pPr>
      <w:r>
        <w:t xml:space="preserve">                                movIng(AgentID1,path1,number_of_moves1);</w:t>
      </w:r>
    </w:p>
    <w:p w:rsidR="00EC59A9" w:rsidRDefault="00EC59A9" w:rsidP="00EC59A9">
      <w:pPr>
        <w:pStyle w:val="Software"/>
      </w:pPr>
      <w:r>
        <w:t xml:space="preserve">                            } catch (InterruptedException ex) {</w:t>
      </w:r>
    </w:p>
    <w:p w:rsidR="00EC59A9" w:rsidRDefault="00EC59A9" w:rsidP="00EC59A9">
      <w:pPr>
        <w:pStyle w:val="Software"/>
      </w:pPr>
      <w:r>
        <w:t xml:space="preserve">                               System.out.println("exception reported in agentMove!");</w:t>
      </w:r>
    </w:p>
    <w:p w:rsidR="00EC59A9" w:rsidRDefault="00EC59A9" w:rsidP="00EC59A9">
      <w:pPr>
        <w:pStyle w:val="Software"/>
      </w:pPr>
      <w:r>
        <w:t xml:space="preserve">                            }</w:t>
      </w:r>
    </w:p>
    <w:p w:rsidR="00EC59A9" w:rsidRDefault="00EC59A9" w:rsidP="00EC59A9">
      <w:pPr>
        <w:pStyle w:val="Software"/>
      </w:pPr>
      <w:r>
        <w:tab/>
      </w:r>
      <w:r>
        <w:tab/>
      </w:r>
      <w:r>
        <w:tab/>
        <w:t>}</w:t>
      </w:r>
    </w:p>
    <w:p w:rsidR="00EC59A9" w:rsidRDefault="00EC59A9" w:rsidP="00EC59A9">
      <w:pPr>
        <w:pStyle w:val="Software"/>
      </w:pPr>
      <w:r>
        <w:t xml:space="preserve">                    }.start();</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r>
        <w:t>public void movIng(int AgentID, double[][] path, int number_of_moves)throws InterruptedException{</w:t>
      </w:r>
    </w:p>
    <w:p w:rsidR="00EC59A9" w:rsidRDefault="00EC59A9" w:rsidP="00EC59A9">
      <w:pPr>
        <w:pStyle w:val="Software"/>
      </w:pPr>
      <w:r>
        <w:t xml:space="preserve">    ingenias.jade.components.AgentWindowAppApp gui = AgentWindowAppInit.getInstance();</w:t>
      </w:r>
    </w:p>
    <w:p w:rsidR="00EC59A9" w:rsidRDefault="00EC59A9" w:rsidP="00EC59A9">
      <w:pPr>
        <w:pStyle w:val="Software"/>
      </w:pPr>
      <w:r>
        <w:t xml:space="preserve">    int move_index = 0;</w:t>
      </w:r>
    </w:p>
    <w:p w:rsidR="00EC59A9" w:rsidRDefault="00EC59A9" w:rsidP="00EC59A9">
      <w:pPr>
        <w:pStyle w:val="Software"/>
      </w:pPr>
      <w:r>
        <w:t xml:space="preserve">     int stopcount = 0;</w:t>
      </w:r>
    </w:p>
    <w:p w:rsidR="00EC59A9" w:rsidRDefault="00EC59A9" w:rsidP="00EC59A9">
      <w:pPr>
        <w:pStyle w:val="Software"/>
      </w:pPr>
      <w:r>
        <w:t xml:space="preserve">    int count_dir = 1;</w:t>
      </w:r>
    </w:p>
    <w:p w:rsidR="00EC59A9" w:rsidRDefault="00EC59A9" w:rsidP="00EC59A9">
      <w:pPr>
        <w:pStyle w:val="Software"/>
      </w:pPr>
      <w:r>
        <w:t>boolean IsActive=true;</w:t>
      </w:r>
    </w:p>
    <w:p w:rsidR="00EC59A9" w:rsidRDefault="00EC59A9" w:rsidP="00EC59A9">
      <w:pPr>
        <w:pStyle w:val="Software"/>
      </w:pPr>
    </w:p>
    <w:p w:rsidR="00EC59A9" w:rsidRDefault="00EC59A9" w:rsidP="00EC59A9">
      <w:pPr>
        <w:pStyle w:val="Software"/>
      </w:pPr>
      <w:r>
        <w:t xml:space="preserve">    while(IsActive &amp;&amp; path!=null &amp;&amp; number_of_moves!=0){</w:t>
      </w:r>
    </w:p>
    <w:p w:rsidR="00EC59A9" w:rsidRDefault="00EC59A9" w:rsidP="00EC59A9">
      <w:pPr>
        <w:pStyle w:val="Software"/>
      </w:pPr>
      <w:r>
        <w:t xml:space="preserve">            Thread.sleep(4000);</w:t>
      </w:r>
    </w:p>
    <w:p w:rsidR="00EC59A9" w:rsidRDefault="00EC59A9" w:rsidP="00EC59A9">
      <w:pPr>
        <w:pStyle w:val="Software"/>
      </w:pPr>
      <w:r>
        <w:t xml:space="preserve">            if(move_index != (number_of_moves-1) &amp;&amp; move_index != 0)</w:t>
      </w:r>
    </w:p>
    <w:p w:rsidR="00EC59A9" w:rsidRDefault="00EC59A9" w:rsidP="00EC59A9">
      <w:pPr>
        <w:pStyle w:val="Software"/>
      </w:pPr>
      <w:r>
        <w:t xml:space="preserve">            {</w:t>
      </w:r>
    </w:p>
    <w:p w:rsidR="00EC59A9" w:rsidRDefault="00EC59A9" w:rsidP="00EC59A9">
      <w:pPr>
        <w:pStyle w:val="Software"/>
      </w:pPr>
      <w:r>
        <w:t xml:space="preserve">                move_index=move_index+count_dir;</w:t>
      </w:r>
    </w:p>
    <w:p w:rsidR="00EC59A9" w:rsidRDefault="00EC59A9" w:rsidP="00EC59A9">
      <w:pPr>
        <w:pStyle w:val="Software"/>
      </w:pPr>
      <w:r>
        <w:t xml:space="preserve">                location[0] = path[0][move_index];</w:t>
      </w:r>
    </w:p>
    <w:p w:rsidR="00EC59A9" w:rsidRDefault="00EC59A9" w:rsidP="00EC59A9">
      <w:pPr>
        <w:pStyle w:val="Software"/>
      </w:pPr>
      <w:r>
        <w:t xml:space="preserve">                location[1] = path[1][move_index];</w:t>
      </w:r>
    </w:p>
    <w:p w:rsidR="00EC59A9" w:rsidRDefault="00EC59A9" w:rsidP="00EC59A9">
      <w:pPr>
        <w:pStyle w:val="Software"/>
      </w:pPr>
      <w:r>
        <w:t xml:space="preserve">                gui.placeAgent(AgentID, path[0][move_index], path[1][move_index], sick.Status);</w:t>
      </w:r>
    </w:p>
    <w:p w:rsidR="00EC59A9" w:rsidRDefault="00EC59A9" w:rsidP="00EC59A9">
      <w:pPr>
        <w:pStyle w:val="Software"/>
      </w:pPr>
      <w:r>
        <w:t xml:space="preserve">                    stopcount++;</w:t>
      </w:r>
    </w:p>
    <w:p w:rsidR="00EC59A9" w:rsidRDefault="00EC59A9" w:rsidP="00EC59A9">
      <w:pPr>
        <w:pStyle w:val="Software"/>
      </w:pPr>
      <w:r>
        <w:t xml:space="preserve">            }</w:t>
      </w:r>
    </w:p>
    <w:p w:rsidR="00EC59A9" w:rsidRDefault="00EC59A9" w:rsidP="00EC59A9">
      <w:pPr>
        <w:pStyle w:val="Software"/>
      </w:pPr>
      <w:r>
        <w:t xml:space="preserve">            else if(move_index == 0)</w:t>
      </w:r>
    </w:p>
    <w:p w:rsidR="00EC59A9" w:rsidRDefault="00EC59A9" w:rsidP="00EC59A9">
      <w:pPr>
        <w:pStyle w:val="Software"/>
      </w:pPr>
      <w:r>
        <w:lastRenderedPageBreak/>
        <w:t xml:space="preserve">            {</w:t>
      </w:r>
    </w:p>
    <w:p w:rsidR="00EC59A9" w:rsidRDefault="00EC59A9" w:rsidP="00EC59A9">
      <w:pPr>
        <w:pStyle w:val="Software"/>
      </w:pPr>
      <w:r>
        <w:t xml:space="preserve">                count_dir=1;</w:t>
      </w:r>
    </w:p>
    <w:p w:rsidR="00EC59A9" w:rsidRDefault="00EC59A9" w:rsidP="00EC59A9">
      <w:pPr>
        <w:pStyle w:val="Software"/>
      </w:pPr>
      <w:r>
        <w:t xml:space="preserve">                move_index=move_index+count_dir;</w:t>
      </w:r>
    </w:p>
    <w:p w:rsidR="00EC59A9" w:rsidRDefault="00EC59A9" w:rsidP="00EC59A9">
      <w:pPr>
        <w:pStyle w:val="Software"/>
      </w:pPr>
      <w:r>
        <w:t xml:space="preserve">                location[0] = path[0][move_index];</w:t>
      </w:r>
    </w:p>
    <w:p w:rsidR="00EC59A9" w:rsidRDefault="00EC59A9" w:rsidP="00EC59A9">
      <w:pPr>
        <w:pStyle w:val="Software"/>
      </w:pPr>
      <w:r>
        <w:t xml:space="preserve">                location[1] = path[1][move_index];</w:t>
      </w:r>
    </w:p>
    <w:p w:rsidR="00EC59A9" w:rsidRDefault="00EC59A9" w:rsidP="00EC59A9">
      <w:pPr>
        <w:pStyle w:val="Software"/>
      </w:pPr>
      <w:r>
        <w:t xml:space="preserve">                gui.placeAgent(AgentID, path[0][move_index], path[1][move_index], sick.Status);</w:t>
      </w:r>
    </w:p>
    <w:p w:rsidR="00EC59A9" w:rsidRDefault="00EC59A9" w:rsidP="00EC59A9">
      <w:pPr>
        <w:pStyle w:val="Software"/>
      </w:pPr>
      <w:r>
        <w:t xml:space="preserve">            }</w:t>
      </w:r>
    </w:p>
    <w:p w:rsidR="00EC59A9" w:rsidRDefault="00EC59A9" w:rsidP="00EC59A9">
      <w:pPr>
        <w:pStyle w:val="Software"/>
      </w:pPr>
      <w:r>
        <w:t xml:space="preserve">            else if(move_index == (number_of_moves-1))</w:t>
      </w:r>
    </w:p>
    <w:p w:rsidR="00EC59A9" w:rsidRDefault="00EC59A9" w:rsidP="00EC59A9">
      <w:pPr>
        <w:pStyle w:val="Software"/>
      </w:pPr>
      <w:r>
        <w:t xml:space="preserve">            {</w:t>
      </w:r>
    </w:p>
    <w:p w:rsidR="00EC59A9" w:rsidRDefault="00EC59A9" w:rsidP="00EC59A9">
      <w:pPr>
        <w:pStyle w:val="Software"/>
      </w:pPr>
      <w:r>
        <w:t xml:space="preserve">                count_dir=-1;</w:t>
      </w:r>
    </w:p>
    <w:p w:rsidR="00EC59A9" w:rsidRDefault="00EC59A9" w:rsidP="00EC59A9">
      <w:pPr>
        <w:pStyle w:val="Software"/>
      </w:pPr>
      <w:r>
        <w:t xml:space="preserve">                move_index=move_index+count_dir;</w:t>
      </w:r>
    </w:p>
    <w:p w:rsidR="00EC59A9" w:rsidRDefault="00EC59A9" w:rsidP="00EC59A9">
      <w:pPr>
        <w:pStyle w:val="Software"/>
      </w:pPr>
      <w:r>
        <w:t xml:space="preserve">                location[0] = path[0][move_index];</w:t>
      </w:r>
    </w:p>
    <w:p w:rsidR="00EC59A9" w:rsidRDefault="00EC59A9" w:rsidP="00EC59A9">
      <w:pPr>
        <w:pStyle w:val="Software"/>
      </w:pPr>
      <w:r>
        <w:t xml:space="preserve">                location[1] = path[1][move_index];</w:t>
      </w:r>
    </w:p>
    <w:p w:rsidR="00EC59A9" w:rsidRDefault="00EC59A9" w:rsidP="00EC59A9">
      <w:pPr>
        <w:pStyle w:val="Software"/>
      </w:pPr>
      <w:r>
        <w:t xml:space="preserve">                gui.placeAgent(AgentID, path[0][move_index], path[1][move_index], sick.Status);</w:t>
      </w:r>
    </w:p>
    <w:p w:rsidR="00EC59A9" w:rsidRDefault="00EC59A9" w:rsidP="00EC59A9">
      <w:pPr>
        <w:pStyle w:val="Software"/>
      </w:pPr>
      <w:r>
        <w:t xml:space="preserve">            }</w:t>
      </w:r>
    </w:p>
    <w:p w:rsidR="00EC59A9" w:rsidRDefault="00EC59A9" w:rsidP="00EC59A9">
      <w:pPr>
        <w:pStyle w:val="Software"/>
      </w:pPr>
      <w:r>
        <w:t xml:space="preserve">            if(sick.Status==2){</w:t>
      </w:r>
    </w:p>
    <w:p w:rsidR="00EC59A9" w:rsidRDefault="00EC59A9" w:rsidP="00EC59A9">
      <w:pPr>
        <w:pStyle w:val="Software"/>
      </w:pPr>
      <w:r>
        <w:t xml:space="preserve">            DoWaitForSick nevent= new DoWaitForSick();</w:t>
      </w:r>
    </w:p>
    <w:p w:rsidR="00EC59A9" w:rsidRDefault="00EC59A9" w:rsidP="00EC59A9">
      <w:pPr>
        <w:pStyle w:val="Software"/>
      </w:pPr>
      <w:r>
        <w:t xml:space="preserve">            try {</w:t>
      </w:r>
    </w:p>
    <w:p w:rsidR="00EC59A9" w:rsidRDefault="00EC59A9" w:rsidP="00EC59A9">
      <w:pPr>
        <w:pStyle w:val="Software"/>
      </w:pPr>
      <w:r>
        <w:t xml:space="preserve">                    getOwner().getMSM().addMentalEntity(nevent);</w:t>
      </w:r>
    </w:p>
    <w:p w:rsidR="00EC59A9" w:rsidRDefault="00EC59A9" w:rsidP="00EC59A9">
      <w:pPr>
        <w:pStyle w:val="Software"/>
      </w:pPr>
      <w:r>
        <w:t xml:space="preserve">            } catch (ingenias.exception.InvalidEntity ex){</w:t>
      </w:r>
    </w:p>
    <w:p w:rsidR="00EC59A9" w:rsidRDefault="00EC59A9" w:rsidP="00EC59A9">
      <w:pPr>
        <w:pStyle w:val="Software"/>
      </w:pPr>
      <w:r>
        <w:t xml:space="preserve">                    ex.printStackTrace();</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r>
        <w:t xml:space="preserve">            //System.out.println(AgentID +" " + (int)path[0][move_index] +" " + (int)path[1][move_index]);</w:t>
      </w:r>
    </w:p>
    <w:p w:rsidR="00EC59A9" w:rsidRDefault="00EC59A9" w:rsidP="00EC59A9">
      <w:pPr>
        <w:pStyle w:val="Software"/>
      </w:pP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r>
        <w:t>}</w:t>
      </w:r>
    </w:p>
    <w:p w:rsidR="00EC59A9" w:rsidRDefault="003A50FA" w:rsidP="003A50FA">
      <w:pPr>
        <w:pStyle w:val="Heading2"/>
      </w:pPr>
      <w:r>
        <w:t xml:space="preserve">  </w:t>
      </w:r>
      <w:bookmarkStart w:id="172" w:name="_Toc260057406"/>
      <w:r>
        <w:t>AgentWindowAppImp</w:t>
      </w:r>
      <w:bookmarkEnd w:id="172"/>
    </w:p>
    <w:p w:rsidR="00EC59A9" w:rsidRDefault="00EC59A9" w:rsidP="00EC59A9">
      <w:pPr>
        <w:pStyle w:val="Software"/>
      </w:pPr>
      <w:r>
        <w:t>/* This File Creates a Window to Display the agent movement.</w:t>
      </w:r>
    </w:p>
    <w:p w:rsidR="00EC59A9" w:rsidRDefault="00EC59A9" w:rsidP="00EC59A9">
      <w:pPr>
        <w:pStyle w:val="Software"/>
      </w:pPr>
      <w:r>
        <w:t xml:space="preserve"> * it can also output the movements to a file.</w:t>
      </w:r>
    </w:p>
    <w:p w:rsidR="00EC59A9" w:rsidRDefault="00EC59A9" w:rsidP="00EC59A9">
      <w:pPr>
        <w:pStyle w:val="Software"/>
      </w:pPr>
      <w:r>
        <w:t xml:space="preserve"> * @author William R Moser &lt;william.moser@temple.edu&gt;</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p>
    <w:p w:rsidR="00EC59A9" w:rsidRDefault="00EC59A9" w:rsidP="00EC59A9">
      <w:pPr>
        <w:pStyle w:val="Software"/>
      </w:pPr>
    </w:p>
    <w:p w:rsidR="00EC59A9" w:rsidRDefault="00EC59A9" w:rsidP="00EC59A9">
      <w:pPr>
        <w:pStyle w:val="Software"/>
      </w:pPr>
      <w:r>
        <w:t>package ingenias.jade.components;</w:t>
      </w:r>
    </w:p>
    <w:p w:rsidR="00EC59A9" w:rsidRDefault="00EC59A9" w:rsidP="00EC59A9">
      <w:pPr>
        <w:pStyle w:val="Software"/>
      </w:pPr>
      <w:r>
        <w:t>import jade.wrapper.StaleProxyException;</w:t>
      </w:r>
    </w:p>
    <w:p w:rsidR="00EC59A9" w:rsidRDefault="00EC59A9" w:rsidP="00EC59A9">
      <w:pPr>
        <w:pStyle w:val="Software"/>
      </w:pPr>
      <w:r>
        <w:t>import java.awt.*;</w:t>
      </w:r>
    </w:p>
    <w:p w:rsidR="00EC59A9" w:rsidRDefault="00EC59A9" w:rsidP="00EC59A9">
      <w:pPr>
        <w:pStyle w:val="Software"/>
      </w:pPr>
      <w:r>
        <w:t>import java.awt.event.*;</w:t>
      </w:r>
    </w:p>
    <w:p w:rsidR="00EC59A9" w:rsidRDefault="00EC59A9" w:rsidP="00EC59A9">
      <w:pPr>
        <w:pStyle w:val="Software"/>
      </w:pPr>
      <w:r>
        <w:t>import java.util.logging.Level;</w:t>
      </w:r>
    </w:p>
    <w:p w:rsidR="00EC59A9" w:rsidRDefault="00EC59A9" w:rsidP="00EC59A9">
      <w:pPr>
        <w:pStyle w:val="Software"/>
      </w:pPr>
      <w:r>
        <w:t>import java.util.logging.Logger;</w:t>
      </w:r>
    </w:p>
    <w:p w:rsidR="00EC59A9" w:rsidRDefault="00EC59A9" w:rsidP="00EC59A9">
      <w:pPr>
        <w:pStyle w:val="Software"/>
      </w:pPr>
      <w:r>
        <w:t>import javax.swing.*;</w:t>
      </w:r>
    </w:p>
    <w:p w:rsidR="00EC59A9" w:rsidRDefault="00EC59A9" w:rsidP="00EC59A9">
      <w:pPr>
        <w:pStyle w:val="Software"/>
      </w:pPr>
      <w:r>
        <w:t>import java.io.*;</w:t>
      </w:r>
    </w:p>
    <w:p w:rsidR="00EC59A9" w:rsidRDefault="00EC59A9" w:rsidP="00EC59A9">
      <w:pPr>
        <w:pStyle w:val="Software"/>
      </w:pPr>
      <w:r>
        <w:t>import java.util.*;</w:t>
      </w:r>
    </w:p>
    <w:p w:rsidR="00EC59A9" w:rsidRDefault="00EC59A9" w:rsidP="00EC59A9">
      <w:pPr>
        <w:pStyle w:val="Software"/>
      </w:pPr>
      <w:r>
        <w:t>import java.io.File;</w:t>
      </w:r>
    </w:p>
    <w:p w:rsidR="00EC59A9" w:rsidRDefault="00EC59A9" w:rsidP="00EC59A9">
      <w:pPr>
        <w:pStyle w:val="Software"/>
      </w:pPr>
      <w:r>
        <w:t>import java.io.FileNotFoundException;</w:t>
      </w:r>
    </w:p>
    <w:p w:rsidR="00EC59A9" w:rsidRDefault="00EC59A9" w:rsidP="00EC59A9">
      <w:pPr>
        <w:pStyle w:val="Software"/>
      </w:pPr>
      <w:r>
        <w:t>import java.io.IOException;</w:t>
      </w:r>
    </w:p>
    <w:p w:rsidR="00EC59A9" w:rsidRDefault="00EC59A9" w:rsidP="00EC59A9">
      <w:pPr>
        <w:pStyle w:val="Software"/>
      </w:pPr>
    </w:p>
    <w:p w:rsidR="00EC59A9" w:rsidRDefault="00EC59A9" w:rsidP="00EC59A9">
      <w:pPr>
        <w:pStyle w:val="Software"/>
      </w:pPr>
      <w:r>
        <w:t>import jade.core.*;</w:t>
      </w:r>
    </w:p>
    <w:p w:rsidR="00EC59A9" w:rsidRDefault="00EC59A9" w:rsidP="00EC59A9">
      <w:pPr>
        <w:pStyle w:val="Software"/>
      </w:pPr>
    </w:p>
    <w:p w:rsidR="00EC59A9" w:rsidRDefault="00EC59A9" w:rsidP="00EC59A9">
      <w:pPr>
        <w:pStyle w:val="Software"/>
      </w:pPr>
    </w:p>
    <w:p w:rsidR="00EC59A9" w:rsidRDefault="00EC59A9" w:rsidP="00EC59A9">
      <w:pPr>
        <w:pStyle w:val="Software"/>
      </w:pPr>
    </w:p>
    <w:p w:rsidR="00EC59A9" w:rsidRDefault="00EC59A9" w:rsidP="00EC59A9">
      <w:pPr>
        <w:pStyle w:val="Software"/>
      </w:pPr>
      <w:r>
        <w:t>public class AgentWindowAppAppImp extends AgentWindowAppApp {</w:t>
      </w:r>
    </w:p>
    <w:p w:rsidR="00EC59A9" w:rsidRDefault="00EC59A9" w:rsidP="00EC59A9">
      <w:pPr>
        <w:pStyle w:val="Software"/>
      </w:pPr>
      <w:r>
        <w:t xml:space="preserve">    public int agenttype = 1;</w:t>
      </w:r>
    </w:p>
    <w:p w:rsidR="00EC59A9" w:rsidRDefault="00EC59A9" w:rsidP="00EC59A9">
      <w:pPr>
        <w:pStyle w:val="Software"/>
      </w:pPr>
      <w:r>
        <w:t xml:space="preserve">    public static Hashtable AgentArray = new Hashtable();</w:t>
      </w:r>
    </w:p>
    <w:p w:rsidR="00EC59A9" w:rsidRDefault="00EC59A9" w:rsidP="00EC59A9">
      <w:pPr>
        <w:pStyle w:val="Software"/>
      </w:pPr>
      <w:r>
        <w:t xml:space="preserve">    public static Hashtable AgentCreate = new Hashtable();</w:t>
      </w:r>
    </w:p>
    <w:p w:rsidR="00EC59A9" w:rsidRDefault="00EC59A9" w:rsidP="00EC59A9">
      <w:pPr>
        <w:pStyle w:val="Software"/>
      </w:pPr>
      <w:r>
        <w:t xml:space="preserve">    public static String filename = "C:/data.txt";</w:t>
      </w:r>
    </w:p>
    <w:p w:rsidR="00EC59A9" w:rsidRDefault="00EC59A9" w:rsidP="00EC59A9">
      <w:pPr>
        <w:pStyle w:val="Software"/>
      </w:pPr>
      <w:r>
        <w:t xml:space="preserve">    public static  FileOutputStream os = null;</w:t>
      </w:r>
    </w:p>
    <w:p w:rsidR="00EC59A9" w:rsidRDefault="00EC59A9" w:rsidP="00EC59A9">
      <w:pPr>
        <w:pStyle w:val="Software"/>
      </w:pPr>
      <w:r>
        <w:t xml:space="preserve">    JFrame showAgentWindow =new JFrame();</w:t>
      </w:r>
    </w:p>
    <w:p w:rsidR="00EC59A9" w:rsidRDefault="00EC59A9" w:rsidP="00EC59A9">
      <w:pPr>
        <w:pStyle w:val="Software"/>
      </w:pPr>
      <w:r>
        <w:t xml:space="preserve">    AgentPanel agentpanel;</w:t>
      </w:r>
    </w:p>
    <w:p w:rsidR="00EC59A9" w:rsidRDefault="00EC59A9" w:rsidP="00EC59A9">
      <w:pPr>
        <w:pStyle w:val="Software"/>
      </w:pPr>
      <w:r>
        <w:t xml:space="preserve">    JPanel toppanel = new JPanel();</w:t>
      </w:r>
    </w:p>
    <w:p w:rsidR="00EC59A9" w:rsidRDefault="00EC59A9" w:rsidP="00EC59A9">
      <w:pPr>
        <w:pStyle w:val="Software"/>
      </w:pPr>
      <w:r>
        <w:t xml:space="preserve">    JLabel msgL=new JLabel("");</w:t>
      </w:r>
    </w:p>
    <w:p w:rsidR="00EC59A9" w:rsidRDefault="00EC59A9" w:rsidP="00EC59A9">
      <w:pPr>
        <w:pStyle w:val="Software"/>
      </w:pPr>
    </w:p>
    <w:p w:rsidR="00EC59A9" w:rsidRDefault="00EC59A9" w:rsidP="00EC59A9">
      <w:pPr>
        <w:pStyle w:val="Software"/>
      </w:pPr>
      <w:r>
        <w:t xml:space="preserve">            JPanel bottompanel = new JPanel();</w:t>
      </w:r>
    </w:p>
    <w:p w:rsidR="00EC59A9" w:rsidRDefault="00EC59A9" w:rsidP="00EC59A9">
      <w:pPr>
        <w:pStyle w:val="Software"/>
      </w:pPr>
      <w:r>
        <w:t xml:space="preserve">            public static JTextField right1 = new JTextField("20");</w:t>
      </w:r>
    </w:p>
    <w:p w:rsidR="00EC59A9" w:rsidRDefault="00EC59A9" w:rsidP="00EC59A9">
      <w:pPr>
        <w:pStyle w:val="Software"/>
      </w:pPr>
      <w:r>
        <w:t xml:space="preserve">            public static JTextField right2 = new JTextField("15");</w:t>
      </w:r>
    </w:p>
    <w:p w:rsidR="00EC59A9" w:rsidRDefault="00EC59A9" w:rsidP="00EC59A9">
      <w:pPr>
        <w:pStyle w:val="Software"/>
      </w:pPr>
      <w:r>
        <w:t xml:space="preserve">            public static JTextField right3 = new JTextField("100");</w:t>
      </w:r>
    </w:p>
    <w:p w:rsidR="00EC59A9" w:rsidRDefault="00EC59A9" w:rsidP="00EC59A9">
      <w:pPr>
        <w:pStyle w:val="Software"/>
      </w:pPr>
      <w:r>
        <w:t xml:space="preserve">            public static JTextField right4 = new JTextField("1");</w:t>
      </w:r>
    </w:p>
    <w:p w:rsidR="00EC59A9" w:rsidRDefault="00EC59A9" w:rsidP="00EC59A9">
      <w:pPr>
        <w:pStyle w:val="Software"/>
      </w:pPr>
      <w:r>
        <w:t xml:space="preserve">            public static int agentID = 0;</w:t>
      </w:r>
    </w:p>
    <w:p w:rsidR="00EC59A9" w:rsidRDefault="00EC59A9" w:rsidP="00EC59A9">
      <w:pPr>
        <w:pStyle w:val="Software"/>
      </w:pPr>
      <w:r>
        <w:t xml:space="preserve">            JLabel left1 = new JLabel("Infection Time in Hours");</w:t>
      </w:r>
    </w:p>
    <w:p w:rsidR="00EC59A9" w:rsidRDefault="00EC59A9" w:rsidP="00EC59A9">
      <w:pPr>
        <w:pStyle w:val="Software"/>
      </w:pPr>
      <w:r>
        <w:t xml:space="preserve">            JLabel left2 = new JLabel("  % Infection Chance");</w:t>
      </w:r>
    </w:p>
    <w:p w:rsidR="00EC59A9" w:rsidRDefault="00EC59A9" w:rsidP="00EC59A9">
      <w:pPr>
        <w:pStyle w:val="Software"/>
      </w:pPr>
      <w:r>
        <w:t xml:space="preserve">            JLabel left3 = new JLabel("  Simulation Time");</w:t>
      </w:r>
    </w:p>
    <w:p w:rsidR="00EC59A9" w:rsidRDefault="00EC59A9" w:rsidP="00EC59A9">
      <w:pPr>
        <w:pStyle w:val="Software"/>
      </w:pPr>
      <w:r>
        <w:t xml:space="preserve">            JLabel left4 = new JLabel("   # of Agents");</w:t>
      </w:r>
    </w:p>
    <w:p w:rsidR="00EC59A9" w:rsidRDefault="00EC59A9" w:rsidP="00EC59A9">
      <w:pPr>
        <w:pStyle w:val="Software"/>
      </w:pPr>
      <w:r>
        <w:t xml:space="preserve">            Component component3 = Box.createHorizontalStrut(10);</w:t>
      </w:r>
    </w:p>
    <w:p w:rsidR="00EC59A9" w:rsidRDefault="00EC59A9" w:rsidP="00EC59A9">
      <w:pPr>
        <w:pStyle w:val="Software"/>
      </w:pPr>
      <w:r>
        <w:t xml:space="preserve">            Component component2 = Box.createHorizontalStrut(5);</w:t>
      </w:r>
    </w:p>
    <w:p w:rsidR="00EC59A9" w:rsidRDefault="00EC59A9" w:rsidP="00EC59A9">
      <w:pPr>
        <w:pStyle w:val="Software"/>
      </w:pPr>
      <w:r>
        <w:t xml:space="preserve">            Component component4 = Box.createHorizontalStrut(5);</w:t>
      </w:r>
    </w:p>
    <w:p w:rsidR="00EC59A9" w:rsidRDefault="00EC59A9" w:rsidP="00EC59A9">
      <w:pPr>
        <w:pStyle w:val="Software"/>
      </w:pPr>
      <w:r>
        <w:t xml:space="preserve">            JButton btn_stop = new JButton("Kill");                   // Stop Button</w:t>
      </w:r>
    </w:p>
    <w:p w:rsidR="00EC59A9" w:rsidRDefault="00EC59A9" w:rsidP="00EC59A9">
      <w:pPr>
        <w:pStyle w:val="Software"/>
      </w:pPr>
      <w:r>
        <w:t xml:space="preserve">            JRadioButton radio_sick = new JRadioButton("Sick Agent");   // Start Button</w:t>
      </w:r>
    </w:p>
    <w:p w:rsidR="00EC59A9" w:rsidRDefault="00EC59A9" w:rsidP="00EC59A9">
      <w:pPr>
        <w:pStyle w:val="Software"/>
      </w:pPr>
      <w:r>
        <w:t xml:space="preserve">            JRadioButton radio_healthy = new JRadioButton("Healthy Agent");   // Start Button</w:t>
      </w:r>
    </w:p>
    <w:p w:rsidR="00EC59A9" w:rsidRDefault="00EC59A9" w:rsidP="00EC59A9">
      <w:pPr>
        <w:pStyle w:val="Software"/>
      </w:pPr>
      <w:r>
        <w:t xml:space="preserve">            ButtonGroup radio_group = new ButtonGroup();</w:t>
      </w:r>
    </w:p>
    <w:p w:rsidR="00EC59A9" w:rsidRDefault="00EC59A9" w:rsidP="00EC59A9">
      <w:pPr>
        <w:pStyle w:val="Software"/>
      </w:pPr>
      <w:r>
        <w:t xml:space="preserve">            JButton btn_health = new JButton(" Deploy ");</w:t>
      </w:r>
    </w:p>
    <w:p w:rsidR="00EC59A9" w:rsidRDefault="00EC59A9" w:rsidP="00EC59A9">
      <w:pPr>
        <w:pStyle w:val="Software"/>
      </w:pPr>
      <w:r>
        <w:t xml:space="preserve">            JPanel box_buttons = new JPanel();</w:t>
      </w:r>
    </w:p>
    <w:p w:rsidR="00EC59A9" w:rsidRDefault="00EC59A9" w:rsidP="00EC59A9">
      <w:pPr>
        <w:pStyle w:val="Software"/>
      </w:pPr>
      <w:r>
        <w:t xml:space="preserve">            JPanel box_oldbuttons  = new JPanel();</w:t>
      </w:r>
    </w:p>
    <w:p w:rsidR="00EC59A9" w:rsidRDefault="00EC59A9" w:rsidP="00EC59A9">
      <w:pPr>
        <w:pStyle w:val="Software"/>
      </w:pPr>
      <w:r>
        <w:t xml:space="preserve">            final JFileChooser fc = new JFileChooser();</w:t>
      </w:r>
    </w:p>
    <w:p w:rsidR="00EC59A9" w:rsidRDefault="00EC59A9" w:rsidP="00EC59A9">
      <w:pPr>
        <w:pStyle w:val="Software"/>
      </w:pPr>
      <w:r>
        <w:t xml:space="preserve">           // BottomPanel bottompanel;</w:t>
      </w:r>
    </w:p>
    <w:p w:rsidR="00EC59A9" w:rsidRDefault="00EC59A9" w:rsidP="00EC59A9">
      <w:pPr>
        <w:pStyle w:val="Software"/>
      </w:pPr>
      <w:r>
        <w:t xml:space="preserve">            int grIndex = 1;</w:t>
      </w:r>
    </w:p>
    <w:p w:rsidR="00EC59A9" w:rsidRDefault="00EC59A9" w:rsidP="00EC59A9">
      <w:pPr>
        <w:pStyle w:val="Software"/>
      </w:pPr>
      <w:r>
        <w:t xml:space="preserve">            int AgentID = 0;</w:t>
      </w:r>
    </w:p>
    <w:p w:rsidR="00EC59A9" w:rsidRDefault="00EC59A9" w:rsidP="00EC59A9">
      <w:pPr>
        <w:pStyle w:val="Software"/>
      </w:pPr>
    </w:p>
    <w:p w:rsidR="00EC59A9" w:rsidRDefault="00EC59A9" w:rsidP="00EC59A9">
      <w:pPr>
        <w:pStyle w:val="Software"/>
      </w:pPr>
    </w:p>
    <w:p w:rsidR="00EC59A9" w:rsidRDefault="00EC59A9" w:rsidP="00EC59A9">
      <w:pPr>
        <w:pStyle w:val="Software"/>
      </w:pPr>
      <w:r>
        <w:t xml:space="preserve">    public AgentWindowAppAppImp() throws FileNotFoundException{</w:t>
      </w:r>
    </w:p>
    <w:p w:rsidR="00EC59A9" w:rsidRDefault="00EC59A9" w:rsidP="00EC59A9">
      <w:pPr>
        <w:pStyle w:val="Software"/>
      </w:pPr>
      <w:r>
        <w:t xml:space="preserve">        super();</w:t>
      </w:r>
    </w:p>
    <w:p w:rsidR="00EC59A9" w:rsidRDefault="00EC59A9" w:rsidP="00EC59A9">
      <w:pPr>
        <w:pStyle w:val="Software"/>
      </w:pPr>
      <w:r>
        <w:t xml:space="preserve">        os = new FileOutputStream(filename);</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p>
    <w:p w:rsidR="00EC59A9" w:rsidRDefault="00EC59A9" w:rsidP="00EC59A9">
      <w:pPr>
        <w:pStyle w:val="Software"/>
      </w:pPr>
      <w:r>
        <w:t xml:space="preserve">  public int getID(){</w:t>
      </w:r>
    </w:p>
    <w:p w:rsidR="00EC59A9" w:rsidRDefault="00EC59A9" w:rsidP="00EC59A9">
      <w:pPr>
        <w:pStyle w:val="Software"/>
      </w:pPr>
      <w:r>
        <w:t xml:space="preserve">           AgentID++;</w:t>
      </w:r>
    </w:p>
    <w:p w:rsidR="00EC59A9" w:rsidRDefault="00EC59A9" w:rsidP="00EC59A9">
      <w:pPr>
        <w:pStyle w:val="Software"/>
      </w:pPr>
      <w:r>
        <w:t xml:space="preserve">           AgentArray.put("Agent"+(AgentID), new AgentDot());</w:t>
      </w:r>
    </w:p>
    <w:p w:rsidR="00EC59A9" w:rsidRDefault="00EC59A9" w:rsidP="00EC59A9">
      <w:pPr>
        <w:pStyle w:val="Software"/>
      </w:pPr>
      <w:r>
        <w:t xml:space="preserve">           System.out.println("Agent"+(AgentID));</w:t>
      </w:r>
    </w:p>
    <w:p w:rsidR="00EC59A9" w:rsidRDefault="00EC59A9" w:rsidP="00EC59A9">
      <w:pPr>
        <w:pStyle w:val="Software"/>
      </w:pPr>
      <w:r>
        <w:t xml:space="preserve">          return(AgentID);</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p>
    <w:p w:rsidR="00EC59A9" w:rsidRDefault="00EC59A9" w:rsidP="00EC59A9">
      <w:pPr>
        <w:pStyle w:val="Software"/>
      </w:pPr>
      <w:r>
        <w:lastRenderedPageBreak/>
        <w:t xml:space="preserve">      public void placeAgent(int AgentNumber, double AgentX, double AgentY, int State){</w:t>
      </w:r>
    </w:p>
    <w:p w:rsidR="00EC59A9" w:rsidRDefault="00EC59A9" w:rsidP="00EC59A9">
      <w:pPr>
        <w:pStyle w:val="Software"/>
      </w:pPr>
      <w:r>
        <w:t xml:space="preserve">     //moved to previous method getID</w:t>
      </w:r>
    </w:p>
    <w:p w:rsidR="00EC59A9" w:rsidRDefault="00EC59A9" w:rsidP="00EC59A9">
      <w:pPr>
        <w:pStyle w:val="Software"/>
      </w:pPr>
      <w:r>
        <w:t xml:space="preserve">          AgentDot ad = (AgentDot)  AgentArray.get("Agent"+(AgentNumber));</w:t>
      </w:r>
    </w:p>
    <w:p w:rsidR="00EC59A9" w:rsidRDefault="00EC59A9" w:rsidP="00EC59A9">
      <w:pPr>
        <w:pStyle w:val="Software"/>
      </w:pPr>
      <w:r>
        <w:t xml:space="preserve">          if (ad != null){</w:t>
      </w:r>
    </w:p>
    <w:p w:rsidR="00EC59A9" w:rsidRDefault="00EC59A9" w:rsidP="00EC59A9">
      <w:pPr>
        <w:pStyle w:val="Software"/>
      </w:pPr>
      <w:r>
        <w:t xml:space="preserve">              Random rand = new Random();</w:t>
      </w:r>
    </w:p>
    <w:p w:rsidR="00EC59A9" w:rsidRDefault="00EC59A9" w:rsidP="00EC59A9">
      <w:pPr>
        <w:pStyle w:val="Software"/>
      </w:pPr>
      <w:r>
        <w:t xml:space="preserve">              ad.agentnumber = AgentNumber;</w:t>
      </w:r>
    </w:p>
    <w:p w:rsidR="00EC59A9" w:rsidRDefault="00EC59A9" w:rsidP="00EC59A9">
      <w:pPr>
        <w:pStyle w:val="Software"/>
      </w:pPr>
      <w:r>
        <w:t xml:space="preserve">              ad.x = AgentX;</w:t>
      </w:r>
    </w:p>
    <w:p w:rsidR="00EC59A9" w:rsidRDefault="00EC59A9" w:rsidP="00EC59A9">
      <w:pPr>
        <w:pStyle w:val="Software"/>
      </w:pPr>
      <w:r>
        <w:t xml:space="preserve">              ad.y = AgentY;</w:t>
      </w:r>
    </w:p>
    <w:p w:rsidR="00EC59A9" w:rsidRDefault="00EC59A9" w:rsidP="00EC59A9">
      <w:pPr>
        <w:pStyle w:val="Software"/>
      </w:pPr>
      <w:r>
        <w:t xml:space="preserve">              ad.state = State;</w:t>
      </w:r>
    </w:p>
    <w:p w:rsidR="00EC59A9" w:rsidRDefault="00EC59A9" w:rsidP="00EC59A9">
      <w:pPr>
        <w:pStyle w:val="Software"/>
      </w:pPr>
      <w:r>
        <w:t xml:space="preserve">              ad.initiated = true;</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p>
    <w:p w:rsidR="00EC59A9" w:rsidRDefault="00EC59A9" w:rsidP="00EC59A9">
      <w:pPr>
        <w:pStyle w:val="Software"/>
      </w:pPr>
      <w:r>
        <w:t xml:space="preserve">     public int[] getInputs(){</w:t>
      </w:r>
    </w:p>
    <w:p w:rsidR="00EC59A9" w:rsidRDefault="00EC59A9" w:rsidP="00EC59A9">
      <w:pPr>
        <w:pStyle w:val="Software"/>
      </w:pPr>
      <w:r>
        <w:t xml:space="preserve">         int[] input = new int[4];</w:t>
      </w:r>
    </w:p>
    <w:p w:rsidR="00EC59A9" w:rsidRDefault="00EC59A9" w:rsidP="00EC59A9">
      <w:pPr>
        <w:pStyle w:val="Software"/>
      </w:pPr>
      <w:r>
        <w:t xml:space="preserve">         String InfLen = right1.getText();</w:t>
      </w:r>
    </w:p>
    <w:p w:rsidR="00EC59A9" w:rsidRDefault="00EC59A9" w:rsidP="00EC59A9">
      <w:pPr>
        <w:pStyle w:val="Software"/>
      </w:pPr>
      <w:r>
        <w:t xml:space="preserve">         String PercInf = right2.getText();</w:t>
      </w:r>
    </w:p>
    <w:p w:rsidR="00EC59A9" w:rsidRDefault="00EC59A9" w:rsidP="00EC59A9">
      <w:pPr>
        <w:pStyle w:val="Software"/>
      </w:pPr>
      <w:r>
        <w:t xml:space="preserve">         String Time = right3.getText();</w:t>
      </w:r>
    </w:p>
    <w:p w:rsidR="00EC59A9" w:rsidRDefault="00EC59A9" w:rsidP="00EC59A9">
      <w:pPr>
        <w:pStyle w:val="Software"/>
      </w:pPr>
      <w:r>
        <w:t xml:space="preserve">         input[0] = Integer.parseInt(InfLen);</w:t>
      </w:r>
    </w:p>
    <w:p w:rsidR="00EC59A9" w:rsidRDefault="00EC59A9" w:rsidP="00EC59A9">
      <w:pPr>
        <w:pStyle w:val="Software"/>
      </w:pPr>
      <w:r>
        <w:t xml:space="preserve">         input[1] = Integer.parseInt(PercInf);</w:t>
      </w:r>
    </w:p>
    <w:p w:rsidR="00EC59A9" w:rsidRDefault="00EC59A9" w:rsidP="00EC59A9">
      <w:pPr>
        <w:pStyle w:val="Software"/>
      </w:pPr>
      <w:r>
        <w:t xml:space="preserve">         input[2] = Integer.parseInt(Time);</w:t>
      </w:r>
    </w:p>
    <w:p w:rsidR="00EC59A9" w:rsidRDefault="00EC59A9" w:rsidP="00EC59A9">
      <w:pPr>
        <w:pStyle w:val="Software"/>
      </w:pPr>
      <w:r>
        <w:t xml:space="preserve">         input[3] = agenttype;</w:t>
      </w:r>
    </w:p>
    <w:p w:rsidR="00EC59A9" w:rsidRDefault="00EC59A9" w:rsidP="00EC59A9">
      <w:pPr>
        <w:pStyle w:val="Software"/>
      </w:pPr>
      <w:r>
        <w:t xml:space="preserve">         return(input);</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 xml:space="preserve">        public void showAgentWindow() {</w:t>
      </w:r>
    </w:p>
    <w:p w:rsidR="00EC59A9" w:rsidRDefault="00EC59A9" w:rsidP="00EC59A9">
      <w:pPr>
        <w:pStyle w:val="Software"/>
      </w:pPr>
    </w:p>
    <w:p w:rsidR="00EC59A9" w:rsidRDefault="00EC59A9" w:rsidP="00EC59A9">
      <w:pPr>
        <w:pStyle w:val="Software"/>
      </w:pPr>
      <w:r>
        <w:t xml:space="preserve">           agentpanel = new AgentPanel();   //make a new JPanel</w:t>
      </w:r>
    </w:p>
    <w:p w:rsidR="00EC59A9" w:rsidRDefault="00EC59A9" w:rsidP="00EC59A9">
      <w:pPr>
        <w:pStyle w:val="Software"/>
      </w:pPr>
      <w:r>
        <w:t xml:space="preserve">           agentpanel.setBorder(BorderFactory.createLineBorder(Color.black));</w:t>
      </w:r>
    </w:p>
    <w:p w:rsidR="00EC59A9" w:rsidRDefault="00EC59A9" w:rsidP="00EC59A9">
      <w:pPr>
        <w:pStyle w:val="Software"/>
      </w:pPr>
      <w:r>
        <w:t xml:space="preserve">           createTopPanel();</w:t>
      </w:r>
    </w:p>
    <w:p w:rsidR="00EC59A9" w:rsidRDefault="00EC59A9" w:rsidP="00EC59A9">
      <w:pPr>
        <w:pStyle w:val="Software"/>
      </w:pPr>
      <w:r>
        <w:t xml:space="preserve">           createBottomPanel();</w:t>
      </w:r>
    </w:p>
    <w:p w:rsidR="00EC59A9" w:rsidRDefault="00EC59A9" w:rsidP="00EC59A9">
      <w:pPr>
        <w:pStyle w:val="Software"/>
      </w:pPr>
      <w:r>
        <w:t xml:space="preserve">           bottompanel.setSize(1020, 100);</w:t>
      </w:r>
    </w:p>
    <w:p w:rsidR="00EC59A9" w:rsidRDefault="00EC59A9" w:rsidP="00EC59A9">
      <w:pPr>
        <w:pStyle w:val="Software"/>
      </w:pPr>
    </w:p>
    <w:p w:rsidR="00EC59A9" w:rsidRDefault="00EC59A9" w:rsidP="00EC59A9">
      <w:pPr>
        <w:pStyle w:val="Software"/>
      </w:pPr>
      <w:r>
        <w:t xml:space="preserve">           Container pane = showAgentWindow.getContentPane(); //container pane?</w:t>
      </w:r>
    </w:p>
    <w:p w:rsidR="00EC59A9" w:rsidRDefault="00EC59A9" w:rsidP="00EC59A9">
      <w:pPr>
        <w:pStyle w:val="Software"/>
      </w:pPr>
      <w:r>
        <w:t xml:space="preserve">           pane.add( agentpanel, BorderLayout.CENTER ); //add the pane at the center of the window</w:t>
      </w:r>
    </w:p>
    <w:p w:rsidR="00EC59A9" w:rsidRDefault="00EC59A9" w:rsidP="00EC59A9">
      <w:pPr>
        <w:pStyle w:val="Software"/>
      </w:pPr>
      <w:r>
        <w:t xml:space="preserve">           pane.add( toppanel, BorderLayout.NORTH);</w:t>
      </w:r>
    </w:p>
    <w:p w:rsidR="00EC59A9" w:rsidRDefault="00EC59A9" w:rsidP="00EC59A9">
      <w:pPr>
        <w:pStyle w:val="Software"/>
      </w:pPr>
      <w:r>
        <w:t xml:space="preserve">           pane.add(bottompanel, BorderLayout.SOUTH);</w:t>
      </w:r>
    </w:p>
    <w:p w:rsidR="00EC59A9" w:rsidRDefault="00EC59A9" w:rsidP="00EC59A9">
      <w:pPr>
        <w:pStyle w:val="Software"/>
      </w:pPr>
      <w:r>
        <w:t xml:space="preserve">           Timeren(); //wait 1000 ms before redrawing</w:t>
      </w:r>
    </w:p>
    <w:p w:rsidR="00EC59A9" w:rsidRDefault="00EC59A9" w:rsidP="00EC59A9">
      <w:pPr>
        <w:pStyle w:val="Software"/>
      </w:pPr>
      <w:r>
        <w:t xml:space="preserve">           showAgentWindow.setSize(new Dimension(1020,700));</w:t>
      </w:r>
    </w:p>
    <w:p w:rsidR="00EC59A9" w:rsidRDefault="00EC59A9" w:rsidP="00EC59A9">
      <w:pPr>
        <w:pStyle w:val="Software"/>
      </w:pPr>
      <w:r>
        <w:t xml:space="preserve">           showAgentWindow.setTitle(getOwner().getName()+" - Owned Movement Diagram");</w:t>
      </w:r>
    </w:p>
    <w:p w:rsidR="00EC59A9" w:rsidRDefault="00EC59A9" w:rsidP="00EC59A9">
      <w:pPr>
        <w:pStyle w:val="Software"/>
      </w:pPr>
      <w:r>
        <w:t xml:space="preserve">           showAgentWindow.setResizable(false);</w:t>
      </w:r>
    </w:p>
    <w:p w:rsidR="00EC59A9" w:rsidRDefault="00EC59A9" w:rsidP="00EC59A9">
      <w:pPr>
        <w:pStyle w:val="Software"/>
      </w:pPr>
      <w:r>
        <w:t xml:space="preserve">           showAgentWindow.setDefaultCloseOperation(showAgentWindow.EXIT_ON_CLOSE);</w:t>
      </w:r>
    </w:p>
    <w:p w:rsidR="00EC59A9" w:rsidRDefault="00EC59A9" w:rsidP="00EC59A9">
      <w:pPr>
        <w:pStyle w:val="Software"/>
      </w:pPr>
      <w:r>
        <w:t xml:space="preserve">           showAgentWindow.doLayout();</w:t>
      </w:r>
    </w:p>
    <w:p w:rsidR="00EC59A9" w:rsidRDefault="00EC59A9" w:rsidP="00EC59A9">
      <w:pPr>
        <w:pStyle w:val="Software"/>
      </w:pPr>
      <w:r>
        <w:tab/>
        <w:t xml:space="preserve">   showAgentWindow.setVisible(true);</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p>
    <w:p w:rsidR="00EC59A9" w:rsidRDefault="00EC59A9" w:rsidP="00EC59A9">
      <w:pPr>
        <w:pStyle w:val="Software"/>
      </w:pPr>
      <w:r>
        <w:t xml:space="preserve">        public void createTopPanel()</w:t>
      </w:r>
    </w:p>
    <w:p w:rsidR="00EC59A9" w:rsidRDefault="00EC59A9" w:rsidP="00EC59A9">
      <w:pPr>
        <w:pStyle w:val="Software"/>
      </w:pPr>
      <w:r>
        <w:lastRenderedPageBreak/>
        <w:t xml:space="preserve">        {</w:t>
      </w:r>
    </w:p>
    <w:p w:rsidR="00EC59A9" w:rsidRDefault="00EC59A9" w:rsidP="00EC59A9">
      <w:pPr>
        <w:pStyle w:val="Software"/>
      </w:pPr>
      <w:r>
        <w:t xml:space="preserve">            toppanel = new JPanel();</w:t>
      </w:r>
    </w:p>
    <w:p w:rsidR="00EC59A9" w:rsidRDefault="00EC59A9" w:rsidP="00EC59A9">
      <w:pPr>
        <w:pStyle w:val="Software"/>
      </w:pPr>
      <w:r>
        <w:t xml:space="preserve">            JButton save = new JButton("Save History");</w:t>
      </w:r>
    </w:p>
    <w:p w:rsidR="00EC59A9" w:rsidRDefault="00EC59A9" w:rsidP="00EC59A9">
      <w:pPr>
        <w:pStyle w:val="Software"/>
      </w:pPr>
      <w:r>
        <w:t xml:space="preserve">            Color c = new Color(.6196f, .10588f, .2039f);</w:t>
      </w:r>
    </w:p>
    <w:p w:rsidR="00EC59A9" w:rsidRDefault="00EC59A9" w:rsidP="00EC59A9">
      <w:pPr>
        <w:pStyle w:val="Software"/>
      </w:pPr>
      <w:r>
        <w:t xml:space="preserve">            toppanel.setBackground(c);</w:t>
      </w:r>
    </w:p>
    <w:p w:rsidR="00EC59A9" w:rsidRDefault="00EC59A9" w:rsidP="00EC59A9">
      <w:pPr>
        <w:pStyle w:val="Software"/>
      </w:pPr>
      <w:r>
        <w:t xml:space="preserve">            msgL.setForeground(Color.white);</w:t>
      </w:r>
    </w:p>
    <w:p w:rsidR="00EC59A9" w:rsidRDefault="00EC59A9" w:rsidP="00EC59A9">
      <w:pPr>
        <w:pStyle w:val="Software"/>
      </w:pPr>
      <w:r>
        <w:t xml:space="preserve">            toppanel.add(msgL);</w:t>
      </w:r>
    </w:p>
    <w:p w:rsidR="00EC59A9" w:rsidRDefault="00EC59A9" w:rsidP="00EC59A9">
      <w:pPr>
        <w:pStyle w:val="Software"/>
      </w:pPr>
      <w:r>
        <w:t xml:space="preserve">            toppanel.add(save);</w:t>
      </w:r>
    </w:p>
    <w:p w:rsidR="00EC59A9" w:rsidRDefault="00EC59A9" w:rsidP="00EC59A9">
      <w:pPr>
        <w:pStyle w:val="Software"/>
      </w:pPr>
      <w:r>
        <w:t xml:space="preserve">            fc.setFileSelectionMode(JFileChooser.DIRECTORIES_ONLY);</w:t>
      </w:r>
    </w:p>
    <w:p w:rsidR="00EC59A9" w:rsidRDefault="00EC59A9" w:rsidP="00EC59A9">
      <w:pPr>
        <w:pStyle w:val="Software"/>
      </w:pPr>
      <w:r>
        <w:t xml:space="preserve">            save.addActionListener(new ActionListener(){</w:t>
      </w:r>
    </w:p>
    <w:p w:rsidR="00EC59A9" w:rsidRDefault="00EC59A9" w:rsidP="00EC59A9">
      <w:pPr>
        <w:pStyle w:val="Software"/>
      </w:pPr>
      <w:r>
        <w:tab/>
      </w:r>
      <w:r>
        <w:tab/>
      </w:r>
      <w:r>
        <w:tab/>
        <w:t>public void actionPerformed(ActionEvent arg0) {</w:t>
      </w:r>
    </w:p>
    <w:p w:rsidR="00EC59A9" w:rsidRDefault="00EC59A9" w:rsidP="00EC59A9">
      <w:pPr>
        <w:pStyle w:val="Software"/>
      </w:pPr>
      <w:r>
        <w:t xml:space="preserve">                            int returnVal = fc.showSaveDialog(toppanel);</w:t>
      </w:r>
    </w:p>
    <w:p w:rsidR="00EC59A9" w:rsidRDefault="00EC59A9" w:rsidP="00EC59A9">
      <w:pPr>
        <w:pStyle w:val="Software"/>
      </w:pPr>
      <w:r>
        <w:t xml:space="preserve">                            if (returnVal == JFileChooser.APPROVE_OPTION) {</w:t>
      </w:r>
    </w:p>
    <w:p w:rsidR="00EC59A9" w:rsidRDefault="00EC59A9" w:rsidP="00EC59A9">
      <w:pPr>
        <w:pStyle w:val="Software"/>
      </w:pPr>
      <w:r>
        <w:t xml:space="preserve">                              File file = fc.getSelectedFile();</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p>
    <w:p w:rsidR="00EC59A9" w:rsidRDefault="00EC59A9" w:rsidP="00EC59A9">
      <w:pPr>
        <w:pStyle w:val="Software"/>
      </w:pPr>
      <w:r>
        <w:t xml:space="preserve">                          } //end actionperformed</w:t>
      </w:r>
    </w:p>
    <w:p w:rsidR="00EC59A9" w:rsidRDefault="00EC59A9" w:rsidP="00EC59A9">
      <w:pPr>
        <w:pStyle w:val="Software"/>
      </w:pPr>
      <w:r>
        <w:tab/>
      </w:r>
      <w:r>
        <w:tab/>
        <w:t>}); //end actionlistener</w:t>
      </w:r>
    </w:p>
    <w:p w:rsidR="00EC59A9" w:rsidRDefault="00EC59A9" w:rsidP="00EC59A9">
      <w:pPr>
        <w:pStyle w:val="Software"/>
      </w:pPr>
      <w:r>
        <w:t xml:space="preserve">            toppanel.setPreferredSize(new Dimension(50,50));</w:t>
      </w:r>
    </w:p>
    <w:p w:rsidR="00EC59A9" w:rsidRDefault="00EC59A9" w:rsidP="00EC59A9">
      <w:pPr>
        <w:pStyle w:val="Software"/>
      </w:pPr>
    </w:p>
    <w:p w:rsidR="00EC59A9" w:rsidRDefault="00EC59A9" w:rsidP="00EC59A9">
      <w:pPr>
        <w:pStyle w:val="Software"/>
      </w:pP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 xml:space="preserve">        public void createBottomPanel()</w:t>
      </w:r>
    </w:p>
    <w:p w:rsidR="00EC59A9" w:rsidRDefault="00EC59A9" w:rsidP="00EC59A9">
      <w:pPr>
        <w:pStyle w:val="Software"/>
      </w:pPr>
      <w:r>
        <w:t xml:space="preserve">        {</w:t>
      </w:r>
    </w:p>
    <w:p w:rsidR="00EC59A9" w:rsidRDefault="00EC59A9" w:rsidP="00EC59A9">
      <w:pPr>
        <w:pStyle w:val="Software"/>
      </w:pPr>
      <w:r>
        <w:t xml:space="preserve">            bottompanel = new JPanel();</w:t>
      </w:r>
    </w:p>
    <w:p w:rsidR="00EC59A9" w:rsidRDefault="00EC59A9" w:rsidP="00EC59A9">
      <w:pPr>
        <w:pStyle w:val="Software"/>
      </w:pPr>
      <w:r>
        <w:t xml:space="preserve">            Color c = new Color(.6196f, .10588f, .2039f);</w:t>
      </w:r>
    </w:p>
    <w:p w:rsidR="00EC59A9" w:rsidRDefault="00EC59A9" w:rsidP="00EC59A9">
      <w:pPr>
        <w:pStyle w:val="Software"/>
      </w:pPr>
      <w:r>
        <w:t xml:space="preserve">            bottompanel.setBackground(c);</w:t>
      </w:r>
    </w:p>
    <w:p w:rsidR="00EC59A9" w:rsidRDefault="00EC59A9" w:rsidP="00EC59A9">
      <w:pPr>
        <w:pStyle w:val="Software"/>
      </w:pPr>
      <w:r>
        <w:t xml:space="preserve">            right1.setColumns(4);</w:t>
      </w:r>
    </w:p>
    <w:p w:rsidR="00EC59A9" w:rsidRDefault="00EC59A9" w:rsidP="00EC59A9">
      <w:pPr>
        <w:pStyle w:val="Software"/>
      </w:pPr>
      <w:r>
        <w:t xml:space="preserve">            right2.setColumns(4);</w:t>
      </w:r>
    </w:p>
    <w:p w:rsidR="00EC59A9" w:rsidRDefault="00EC59A9" w:rsidP="00EC59A9">
      <w:pPr>
        <w:pStyle w:val="Software"/>
      </w:pPr>
      <w:r>
        <w:t xml:space="preserve">            right3.setColumns(4);</w:t>
      </w:r>
    </w:p>
    <w:p w:rsidR="00EC59A9" w:rsidRDefault="00EC59A9" w:rsidP="00EC59A9">
      <w:pPr>
        <w:pStyle w:val="Software"/>
      </w:pPr>
      <w:r>
        <w:t xml:space="preserve">            right4.setColumns(4);</w:t>
      </w:r>
    </w:p>
    <w:p w:rsidR="00EC59A9" w:rsidRDefault="00EC59A9" w:rsidP="00EC59A9">
      <w:pPr>
        <w:pStyle w:val="Software"/>
      </w:pPr>
      <w:r>
        <w:t xml:space="preserve">            radio_sick.setBackground(c);</w:t>
      </w:r>
    </w:p>
    <w:p w:rsidR="00EC59A9" w:rsidRDefault="00EC59A9" w:rsidP="00EC59A9">
      <w:pPr>
        <w:pStyle w:val="Software"/>
      </w:pPr>
      <w:r>
        <w:t xml:space="preserve">            radio_sick.setForeground(Color.white);</w:t>
      </w:r>
    </w:p>
    <w:p w:rsidR="00EC59A9" w:rsidRDefault="00EC59A9" w:rsidP="00EC59A9">
      <w:pPr>
        <w:pStyle w:val="Software"/>
      </w:pPr>
      <w:r>
        <w:t xml:space="preserve">            radio_healthy.setBackground(c);</w:t>
      </w:r>
    </w:p>
    <w:p w:rsidR="00EC59A9" w:rsidRDefault="00EC59A9" w:rsidP="00EC59A9">
      <w:pPr>
        <w:pStyle w:val="Software"/>
      </w:pPr>
      <w:r>
        <w:t xml:space="preserve">            radio_healthy.setForeground(Color.white);</w:t>
      </w:r>
    </w:p>
    <w:p w:rsidR="00EC59A9" w:rsidRDefault="00EC59A9" w:rsidP="00EC59A9">
      <w:pPr>
        <w:pStyle w:val="Software"/>
      </w:pPr>
      <w:r>
        <w:t xml:space="preserve">            radio_healthy.setSelected(true);</w:t>
      </w:r>
    </w:p>
    <w:p w:rsidR="00EC59A9" w:rsidRDefault="00EC59A9" w:rsidP="00EC59A9">
      <w:pPr>
        <w:pStyle w:val="Software"/>
      </w:pPr>
      <w:r>
        <w:t xml:space="preserve">            left1.setForeground(Color.white);</w:t>
      </w:r>
    </w:p>
    <w:p w:rsidR="00EC59A9" w:rsidRDefault="00EC59A9" w:rsidP="00EC59A9">
      <w:pPr>
        <w:pStyle w:val="Software"/>
      </w:pPr>
      <w:r>
        <w:t xml:space="preserve">            left2.setForeground(Color.white);</w:t>
      </w:r>
    </w:p>
    <w:p w:rsidR="00EC59A9" w:rsidRDefault="00EC59A9" w:rsidP="00EC59A9">
      <w:pPr>
        <w:pStyle w:val="Software"/>
      </w:pPr>
      <w:r>
        <w:t xml:space="preserve">            left3.setForeground(Color.white);</w:t>
      </w:r>
    </w:p>
    <w:p w:rsidR="00EC59A9" w:rsidRDefault="00EC59A9" w:rsidP="00EC59A9">
      <w:pPr>
        <w:pStyle w:val="Software"/>
      </w:pPr>
      <w:r>
        <w:t xml:space="preserve">            left4.setForeground(Color.white);</w:t>
      </w:r>
    </w:p>
    <w:p w:rsidR="00EC59A9" w:rsidRDefault="00EC59A9" w:rsidP="00EC59A9">
      <w:pPr>
        <w:pStyle w:val="Software"/>
      </w:pPr>
      <w:r>
        <w:t xml:space="preserve">            jade.core.Runtime rt = jade.core.Runtime.instance();</w:t>
      </w:r>
    </w:p>
    <w:p w:rsidR="00EC59A9" w:rsidRDefault="00EC59A9" w:rsidP="00EC59A9">
      <w:pPr>
        <w:pStyle w:val="Software"/>
      </w:pPr>
      <w:r>
        <w:t xml:space="preserve">            rt.setCloseVM(true);</w:t>
      </w:r>
    </w:p>
    <w:p w:rsidR="00EC59A9" w:rsidRDefault="00EC59A9" w:rsidP="00EC59A9">
      <w:pPr>
        <w:pStyle w:val="Software"/>
      </w:pPr>
      <w:r>
        <w:t xml:space="preserve">            Profile p = new ProfileImpl();</w:t>
      </w:r>
    </w:p>
    <w:p w:rsidR="00EC59A9" w:rsidRDefault="00EC59A9" w:rsidP="00EC59A9">
      <w:pPr>
        <w:pStyle w:val="Software"/>
      </w:pPr>
      <w:r>
        <w:t xml:space="preserve">            p.setParameter("preload","a*");</w:t>
      </w:r>
    </w:p>
    <w:p w:rsidR="00EC59A9" w:rsidRDefault="00EC59A9" w:rsidP="00EC59A9">
      <w:pPr>
        <w:pStyle w:val="Software"/>
      </w:pPr>
      <w:r>
        <w:t xml:space="preserve">            p.setParameter(Profile.MAIN_PORT, "60000");</w:t>
      </w:r>
    </w:p>
    <w:p w:rsidR="00EC59A9" w:rsidRDefault="00EC59A9" w:rsidP="00EC59A9">
      <w:pPr>
        <w:pStyle w:val="Software"/>
      </w:pPr>
      <w:r>
        <w:t xml:space="preserve">            p.setParameter(Profile.FILE_DIR, "jade/");</w:t>
      </w:r>
    </w:p>
    <w:p w:rsidR="00EC59A9" w:rsidRDefault="00EC59A9" w:rsidP="00EC59A9">
      <w:pPr>
        <w:pStyle w:val="Software"/>
      </w:pPr>
    </w:p>
    <w:p w:rsidR="00EC59A9" w:rsidRDefault="00EC59A9" w:rsidP="00EC59A9">
      <w:pPr>
        <w:pStyle w:val="Software"/>
      </w:pPr>
      <w:r>
        <w:t xml:space="preserve">            radio_sick.addActionListener(new java.awt.event.ActionListener() {</w:t>
      </w:r>
    </w:p>
    <w:p w:rsidR="00EC59A9" w:rsidRDefault="00EC59A9" w:rsidP="00EC59A9">
      <w:pPr>
        <w:pStyle w:val="Software"/>
      </w:pPr>
      <w:r>
        <w:t xml:space="preserve">                public void actionPerformed(ActionEvent e) {</w:t>
      </w:r>
    </w:p>
    <w:p w:rsidR="00EC59A9" w:rsidRDefault="00EC59A9" w:rsidP="00EC59A9">
      <w:pPr>
        <w:pStyle w:val="Software"/>
      </w:pPr>
      <w:r>
        <w:t xml:space="preserve">                agenttype = 2;</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r>
        <w:lastRenderedPageBreak/>
        <w:t xml:space="preserve">            radio_healthy.addActionListener(new java.awt.event.ActionListener() {</w:t>
      </w:r>
    </w:p>
    <w:p w:rsidR="00EC59A9" w:rsidRDefault="00EC59A9" w:rsidP="00EC59A9">
      <w:pPr>
        <w:pStyle w:val="Software"/>
      </w:pPr>
      <w:r>
        <w:t xml:space="preserve">                public void actionPerformed(ActionEvent e) {</w:t>
      </w:r>
    </w:p>
    <w:p w:rsidR="00EC59A9" w:rsidRDefault="00EC59A9" w:rsidP="00EC59A9">
      <w:pPr>
        <w:pStyle w:val="Software"/>
      </w:pPr>
      <w:r>
        <w:t xml:space="preserve">                agenttype = 1;</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r>
        <w:t xml:space="preserve">            //Stop Button</w:t>
      </w:r>
    </w:p>
    <w:p w:rsidR="00EC59A9" w:rsidRDefault="00EC59A9" w:rsidP="00EC59A9">
      <w:pPr>
        <w:pStyle w:val="Software"/>
      </w:pPr>
      <w:r>
        <w:t xml:space="preserve">            btn_stop.setEnabled(false);</w:t>
      </w:r>
    </w:p>
    <w:p w:rsidR="00EC59A9" w:rsidRDefault="00EC59A9" w:rsidP="00EC59A9">
      <w:pPr>
        <w:pStyle w:val="Software"/>
      </w:pPr>
      <w:r>
        <w:t xml:space="preserve">            btn_stop.addActionListener(new java.awt.event.ActionListener() {</w:t>
      </w:r>
    </w:p>
    <w:p w:rsidR="00EC59A9" w:rsidRDefault="00EC59A9" w:rsidP="00EC59A9">
      <w:pPr>
        <w:pStyle w:val="Software"/>
      </w:pPr>
      <w:r>
        <w:t xml:space="preserve">                public void actionPerformed(ActionEvent e) {</w:t>
      </w:r>
    </w:p>
    <w:p w:rsidR="00EC59A9" w:rsidRDefault="00EC59A9" w:rsidP="00EC59A9">
      <w:pPr>
        <w:pStyle w:val="Software"/>
      </w:pPr>
      <w:r>
        <w:t xml:space="preserve">                   System.out.println("The Stop Button Action Performed");</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r>
        <w:t xml:space="preserve">         //Start Button</w:t>
      </w:r>
    </w:p>
    <w:p w:rsidR="00EC59A9" w:rsidRDefault="00EC59A9" w:rsidP="00EC59A9">
      <w:pPr>
        <w:pStyle w:val="Software"/>
      </w:pPr>
    </w:p>
    <w:p w:rsidR="00EC59A9" w:rsidRDefault="00EC59A9" w:rsidP="00EC59A9">
      <w:pPr>
        <w:pStyle w:val="Software"/>
      </w:pPr>
    </w:p>
    <w:p w:rsidR="00EC59A9" w:rsidRDefault="00EC59A9" w:rsidP="00EC59A9">
      <w:pPr>
        <w:pStyle w:val="Software"/>
      </w:pPr>
      <w:r>
        <w:t xml:space="preserve">        final jade.wrapper.AgentContainer ac = rt.createAgentContainer(p);{</w:t>
      </w:r>
    </w:p>
    <w:p w:rsidR="00EC59A9" w:rsidRDefault="00EC59A9" w:rsidP="00EC59A9">
      <w:pPr>
        <w:pStyle w:val="Software"/>
      </w:pPr>
      <w:r>
        <w:t xml:space="preserve">          btn_health.addActionListener(new java.awt.event.ActionListener() {</w:t>
      </w:r>
    </w:p>
    <w:p w:rsidR="00EC59A9" w:rsidRDefault="00EC59A9" w:rsidP="00EC59A9">
      <w:pPr>
        <w:pStyle w:val="Software"/>
      </w:pPr>
      <w:r>
        <w:t xml:space="preserve">                public void actionPerformed(ActionEvent e) {</w:t>
      </w:r>
    </w:p>
    <w:p w:rsidR="00EC59A9" w:rsidRDefault="00EC59A9" w:rsidP="00EC59A9">
      <w:pPr>
        <w:pStyle w:val="Software"/>
      </w:pPr>
      <w:r>
        <w:t xml:space="preserve">                // Create a new agent</w:t>
      </w:r>
    </w:p>
    <w:p w:rsidR="00EC59A9" w:rsidRDefault="00EC59A9" w:rsidP="00EC59A9">
      <w:pPr>
        <w:pStyle w:val="Software"/>
      </w:pPr>
      <w:r>
        <w:t xml:space="preserve">                final jade.wrapper.AgentController agcCitizenAgent;</w:t>
      </w:r>
    </w:p>
    <w:p w:rsidR="00EC59A9" w:rsidRDefault="00EC59A9" w:rsidP="00EC59A9">
      <w:pPr>
        <w:pStyle w:val="Software"/>
      </w:pPr>
      <w:r>
        <w:t xml:space="preserve">                try {</w:t>
      </w:r>
    </w:p>
    <w:p w:rsidR="00EC59A9" w:rsidRDefault="00EC59A9" w:rsidP="00EC59A9">
      <w:pPr>
        <w:pStyle w:val="Software"/>
      </w:pPr>
      <w:r>
        <w:t xml:space="preserve">                        agentID++;</w:t>
      </w:r>
    </w:p>
    <w:p w:rsidR="00EC59A9" w:rsidRDefault="00EC59A9" w:rsidP="00EC59A9">
      <w:pPr>
        <w:pStyle w:val="Software"/>
      </w:pPr>
      <w:r>
        <w:t xml:space="preserve">                        agcCitizenAgent = ac.createNewAgent("CitizenAgent"+agentID, "ingenias.jade.agents.CitizenAgentJADEAgent", new Object[0]);</w:t>
      </w:r>
    </w:p>
    <w:p w:rsidR="00EC59A9" w:rsidRDefault="00EC59A9" w:rsidP="00EC59A9">
      <w:pPr>
        <w:pStyle w:val="Software"/>
      </w:pPr>
      <w:r>
        <w:t xml:space="preserve">                    new Thread(){</w:t>
      </w:r>
    </w:p>
    <w:p w:rsidR="00EC59A9" w:rsidRDefault="00EC59A9" w:rsidP="00EC59A9">
      <w:pPr>
        <w:pStyle w:val="Software"/>
      </w:pPr>
      <w:r>
        <w:t xml:space="preserve">                        public void run(){</w:t>
      </w:r>
    </w:p>
    <w:p w:rsidR="00EC59A9" w:rsidRDefault="00EC59A9" w:rsidP="00EC59A9">
      <w:pPr>
        <w:pStyle w:val="Software"/>
      </w:pPr>
      <w:r>
        <w:t xml:space="preserve">                            try {</w:t>
      </w:r>
    </w:p>
    <w:p w:rsidR="00EC59A9" w:rsidRDefault="00EC59A9" w:rsidP="00EC59A9">
      <w:pPr>
        <w:pStyle w:val="Software"/>
      </w:pPr>
    </w:p>
    <w:p w:rsidR="00EC59A9" w:rsidRDefault="00EC59A9" w:rsidP="00EC59A9">
      <w:pPr>
        <w:pStyle w:val="Software"/>
      </w:pPr>
      <w:r>
        <w:t xml:space="preserve">                                 agcCitizenAgent.start();</w:t>
      </w:r>
    </w:p>
    <w:p w:rsidR="00EC59A9" w:rsidRDefault="00EC59A9" w:rsidP="00EC59A9">
      <w:pPr>
        <w:pStyle w:val="Software"/>
      </w:pPr>
    </w:p>
    <w:p w:rsidR="00EC59A9" w:rsidRDefault="00EC59A9" w:rsidP="00EC59A9">
      <w:pPr>
        <w:pStyle w:val="Software"/>
      </w:pPr>
      <w:r>
        <w:t xml:space="preserve">                            } catch (Exception e){</w:t>
      </w:r>
    </w:p>
    <w:p w:rsidR="00EC59A9" w:rsidRDefault="00EC59A9" w:rsidP="00EC59A9">
      <w:pPr>
        <w:pStyle w:val="Software"/>
      </w:pPr>
      <w:r>
        <w:t xml:space="preserve">                                e.printStackTrace();</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r>
        <w:t xml:space="preserve">                    }.start();</w:t>
      </w:r>
    </w:p>
    <w:p w:rsidR="00EC59A9" w:rsidRDefault="00EC59A9" w:rsidP="00EC59A9">
      <w:pPr>
        <w:pStyle w:val="Software"/>
      </w:pPr>
      <w:r>
        <w:t xml:space="preserve">               } catch (StaleProxyException ex) {</w:t>
      </w:r>
    </w:p>
    <w:p w:rsidR="00EC59A9" w:rsidRDefault="00EC59A9" w:rsidP="00EC59A9">
      <w:pPr>
        <w:pStyle w:val="Software"/>
      </w:pPr>
      <w:r>
        <w:t xml:space="preserve">                       // Logger.getLogger(BottomPanel.class.getName()).log(Level.SEVERE, null, ex);</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 xml:space="preserve">          }    //end wrapper</w:t>
      </w:r>
    </w:p>
    <w:p w:rsidR="00EC59A9" w:rsidRDefault="00EC59A9" w:rsidP="00EC59A9">
      <w:pPr>
        <w:pStyle w:val="Software"/>
      </w:pPr>
      <w:r>
        <w:t xml:space="preserve">          });  //end action performed</w:t>
      </w:r>
    </w:p>
    <w:p w:rsidR="00EC59A9" w:rsidRDefault="00EC59A9" w:rsidP="00EC59A9">
      <w:pPr>
        <w:pStyle w:val="Software"/>
      </w:pPr>
      <w:r>
        <w:t xml:space="preserve">        }</w:t>
      </w:r>
    </w:p>
    <w:p w:rsidR="00EC59A9" w:rsidRDefault="00EC59A9" w:rsidP="00EC59A9">
      <w:pPr>
        <w:pStyle w:val="Software"/>
      </w:pPr>
      <w:r>
        <w:t xml:space="preserve">        bottompanel.add(left1);</w:t>
      </w:r>
    </w:p>
    <w:p w:rsidR="00EC59A9" w:rsidRDefault="00EC59A9" w:rsidP="00EC59A9">
      <w:pPr>
        <w:pStyle w:val="Software"/>
      </w:pPr>
      <w:r>
        <w:t xml:space="preserve">        bottompanel.add(right1);</w:t>
      </w:r>
    </w:p>
    <w:p w:rsidR="00EC59A9" w:rsidRDefault="00EC59A9" w:rsidP="00EC59A9">
      <w:pPr>
        <w:pStyle w:val="Software"/>
      </w:pPr>
      <w:r>
        <w:t xml:space="preserve">        bottompanel.add(left2);</w:t>
      </w:r>
    </w:p>
    <w:p w:rsidR="00EC59A9" w:rsidRDefault="00EC59A9" w:rsidP="00EC59A9">
      <w:pPr>
        <w:pStyle w:val="Software"/>
      </w:pPr>
      <w:r>
        <w:t xml:space="preserve">        bottompanel.add(right2);</w:t>
      </w:r>
    </w:p>
    <w:p w:rsidR="00EC59A9" w:rsidRDefault="00EC59A9" w:rsidP="00EC59A9">
      <w:pPr>
        <w:pStyle w:val="Software"/>
      </w:pPr>
      <w:r>
        <w:t xml:space="preserve">        //bottompanel.add(left3);</w:t>
      </w:r>
    </w:p>
    <w:p w:rsidR="00EC59A9" w:rsidRDefault="00EC59A9" w:rsidP="00EC59A9">
      <w:pPr>
        <w:pStyle w:val="Software"/>
      </w:pPr>
      <w:r>
        <w:t xml:space="preserve">       // bottompanel.add(right3);</w:t>
      </w:r>
    </w:p>
    <w:p w:rsidR="00EC59A9" w:rsidRDefault="00EC59A9" w:rsidP="00EC59A9">
      <w:pPr>
        <w:pStyle w:val="Software"/>
      </w:pPr>
      <w:r>
        <w:t xml:space="preserve">        radio_group.add(radio_sick);</w:t>
      </w:r>
    </w:p>
    <w:p w:rsidR="00EC59A9" w:rsidRDefault="00EC59A9" w:rsidP="00EC59A9">
      <w:pPr>
        <w:pStyle w:val="Software"/>
      </w:pPr>
      <w:r>
        <w:lastRenderedPageBreak/>
        <w:t xml:space="preserve">        radio_group.add(radio_healthy);</w:t>
      </w:r>
    </w:p>
    <w:p w:rsidR="00EC59A9" w:rsidRDefault="00EC59A9" w:rsidP="00EC59A9">
      <w:pPr>
        <w:pStyle w:val="Software"/>
      </w:pPr>
      <w:r>
        <w:t xml:space="preserve">        bottompanel.add(radio_sick);</w:t>
      </w:r>
    </w:p>
    <w:p w:rsidR="00EC59A9" w:rsidRDefault="00EC59A9" w:rsidP="00EC59A9">
      <w:pPr>
        <w:pStyle w:val="Software"/>
      </w:pPr>
      <w:r>
        <w:t xml:space="preserve">        bottompanel.add(radio_healthy);</w:t>
      </w:r>
    </w:p>
    <w:p w:rsidR="00EC59A9" w:rsidRDefault="00EC59A9" w:rsidP="00EC59A9">
      <w:pPr>
        <w:pStyle w:val="Software"/>
      </w:pPr>
      <w:r>
        <w:t xml:space="preserve">        //bottompanel.add(left4);</w:t>
      </w:r>
    </w:p>
    <w:p w:rsidR="00EC59A9" w:rsidRDefault="00EC59A9" w:rsidP="00EC59A9">
      <w:pPr>
        <w:pStyle w:val="Software"/>
      </w:pPr>
      <w:r>
        <w:t xml:space="preserve">       // bottompanel.add(right4);</w:t>
      </w:r>
    </w:p>
    <w:p w:rsidR="00EC59A9" w:rsidRDefault="00EC59A9" w:rsidP="00EC59A9">
      <w:pPr>
        <w:pStyle w:val="Software"/>
      </w:pPr>
      <w:r>
        <w:t xml:space="preserve">        bottompanel.setBorder( BorderFactory.createCompoundBorder( BorderFactory.createEtchedBorder(), BorderFactory.createEmptyBorder( 2, 2, 2, 2 ) ) );</w:t>
      </w:r>
    </w:p>
    <w:p w:rsidR="00EC59A9" w:rsidRDefault="00EC59A9" w:rsidP="00EC59A9">
      <w:pPr>
        <w:pStyle w:val="Software"/>
      </w:pPr>
      <w:r>
        <w:t xml:space="preserve">        box_oldbuttons.add(component2);</w:t>
      </w:r>
    </w:p>
    <w:p w:rsidR="00EC59A9" w:rsidRDefault="00EC59A9" w:rsidP="00EC59A9">
      <w:pPr>
        <w:pStyle w:val="Software"/>
      </w:pPr>
      <w:r>
        <w:t xml:space="preserve">        box_oldbuttons.add(component3);</w:t>
      </w:r>
    </w:p>
    <w:p w:rsidR="00EC59A9" w:rsidRDefault="00EC59A9" w:rsidP="00EC59A9">
      <w:pPr>
        <w:pStyle w:val="Software"/>
      </w:pPr>
      <w:r>
        <w:t xml:space="preserve">       // box_oldbuttons.add(btn_stop);    //Stop</w:t>
      </w:r>
    </w:p>
    <w:p w:rsidR="00EC59A9" w:rsidRDefault="00EC59A9" w:rsidP="00EC59A9">
      <w:pPr>
        <w:pStyle w:val="Software"/>
      </w:pPr>
      <w:r>
        <w:t xml:space="preserve">        box_oldbuttons.add(component4);</w:t>
      </w:r>
    </w:p>
    <w:p w:rsidR="00EC59A9" w:rsidRDefault="00EC59A9" w:rsidP="00EC59A9">
      <w:pPr>
        <w:pStyle w:val="Software"/>
      </w:pPr>
      <w:r>
        <w:t xml:space="preserve">        box_oldbuttons.add(btn_health);</w:t>
      </w:r>
    </w:p>
    <w:p w:rsidR="00EC59A9" w:rsidRDefault="00EC59A9" w:rsidP="00EC59A9">
      <w:pPr>
        <w:pStyle w:val="Software"/>
      </w:pPr>
      <w:r>
        <w:t xml:space="preserve">        box_oldbuttons.setSize(700, 25);</w:t>
      </w:r>
    </w:p>
    <w:p w:rsidR="00EC59A9" w:rsidRDefault="00EC59A9" w:rsidP="00EC59A9">
      <w:pPr>
        <w:pStyle w:val="Software"/>
      </w:pPr>
      <w:r>
        <w:t xml:space="preserve">        box_oldbuttons.setBackground(c);</w:t>
      </w:r>
    </w:p>
    <w:p w:rsidR="00EC59A9" w:rsidRDefault="00EC59A9" w:rsidP="00EC59A9">
      <w:pPr>
        <w:pStyle w:val="Software"/>
      </w:pPr>
      <w:r>
        <w:t xml:space="preserve">        bottompanel.add(box_oldbuttons);</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p>
    <w:p w:rsidR="00EC59A9" w:rsidRDefault="00EC59A9" w:rsidP="00EC59A9">
      <w:pPr>
        <w:pStyle w:val="Software"/>
      </w:pPr>
      <w:r>
        <w:t xml:space="preserve">       public void Timeren(){  //seems like this is an Enable Timer</w:t>
      </w:r>
    </w:p>
    <w:p w:rsidR="00EC59A9" w:rsidRDefault="00EC59A9" w:rsidP="00EC59A9">
      <w:pPr>
        <w:pStyle w:val="Software"/>
      </w:pPr>
      <w:r>
        <w:t xml:space="preserve">           int delay = 50;    //1000 ms delay (1 sec)</w:t>
      </w:r>
    </w:p>
    <w:p w:rsidR="00EC59A9" w:rsidRDefault="00EC59A9" w:rsidP="00EC59A9">
      <w:pPr>
        <w:pStyle w:val="Software"/>
      </w:pPr>
    </w:p>
    <w:p w:rsidR="00EC59A9" w:rsidRDefault="00EC59A9" w:rsidP="00EC59A9">
      <w:pPr>
        <w:pStyle w:val="Software"/>
      </w:pPr>
      <w:r>
        <w:t xml:space="preserve">           ActionListener taskPerformer = new ActionListener() { //Add action listenter (still in Timeren)</w:t>
      </w:r>
    </w:p>
    <w:p w:rsidR="00EC59A9" w:rsidRDefault="00EC59A9" w:rsidP="00EC59A9">
      <w:pPr>
        <w:pStyle w:val="Software"/>
      </w:pPr>
    </w:p>
    <w:p w:rsidR="00EC59A9" w:rsidRDefault="00EC59A9" w:rsidP="00EC59A9">
      <w:pPr>
        <w:pStyle w:val="Software"/>
      </w:pPr>
      <w:r>
        <w:t xml:space="preserve">               public void actionPerformed(ActionEvent evt) { //when the task (evt) is done</w:t>
      </w:r>
    </w:p>
    <w:p w:rsidR="00EC59A9" w:rsidRDefault="00EC59A9" w:rsidP="00EC59A9">
      <w:pPr>
        <w:pStyle w:val="Software"/>
      </w:pPr>
      <w:r>
        <w:t xml:space="preserve">                   agentpanel.repaint(); //repaint the whole thing with current positions</w:t>
      </w:r>
    </w:p>
    <w:p w:rsidR="00EC59A9" w:rsidRDefault="00EC59A9" w:rsidP="00EC59A9">
      <w:pPr>
        <w:pStyle w:val="Software"/>
      </w:pPr>
      <w:r>
        <w:t xml:space="preserve">                   int[] c = agentpanel.color;</w:t>
      </w:r>
    </w:p>
    <w:p w:rsidR="00EC59A9" w:rsidRDefault="00EC59A9" w:rsidP="00EC59A9">
      <w:pPr>
        <w:pStyle w:val="Software"/>
      </w:pPr>
      <w:r>
        <w:t xml:space="preserve">                   msgL.setText("Number of Susceptible = " +c[0] +"  Number of Infectious = " +c[1] +"  Number of Removed = " +c[2] +"            ");</w:t>
      </w:r>
    </w:p>
    <w:p w:rsidR="00EC59A9" w:rsidRDefault="00EC59A9" w:rsidP="00EC59A9">
      <w:pPr>
        <w:pStyle w:val="Software"/>
      </w:pPr>
      <w:r>
        <w:t xml:space="preserve">                   toppanel.repaint();</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r>
        <w:t xml:space="preserve">           new javax.swing.Timer(delay, taskPerformer).start();  //the Timer repeats the redraw on a delay</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p>
    <w:p w:rsidR="00EC59A9" w:rsidRDefault="00EC59A9" w:rsidP="00EC59A9">
      <w:pPr>
        <w:pStyle w:val="Software"/>
      </w:pPr>
      <w:r>
        <w:t xml:space="preserve">   class AgentPanel extends JPanel  {</w:t>
      </w:r>
    </w:p>
    <w:p w:rsidR="00EC59A9" w:rsidRDefault="00EC59A9" w:rsidP="00EC59A9">
      <w:pPr>
        <w:pStyle w:val="Software"/>
      </w:pPr>
      <w:r>
        <w:t xml:space="preserve">       public int[] color = {0, 0, 0};</w:t>
      </w:r>
    </w:p>
    <w:p w:rsidR="00EC59A9" w:rsidRDefault="00EC59A9" w:rsidP="00EC59A9">
      <w:pPr>
        <w:pStyle w:val="Software"/>
      </w:pPr>
      <w:r>
        <w:t xml:space="preserve">       public AgentPanel () {</w:t>
      </w:r>
    </w:p>
    <w:p w:rsidR="00EC59A9" w:rsidRDefault="00EC59A9" w:rsidP="00EC59A9">
      <w:pPr>
        <w:pStyle w:val="Software"/>
      </w:pPr>
    </w:p>
    <w:p w:rsidR="00EC59A9" w:rsidRDefault="00EC59A9" w:rsidP="00EC59A9">
      <w:pPr>
        <w:pStyle w:val="Software"/>
      </w:pPr>
      <w:r>
        <w:t xml:space="preserve">          for ( int x = 0 ; x &lt; AgentWindowAppAppImp.AgentArray.size() ; x++ ){ //set each element of the array to an agent</w:t>
      </w:r>
    </w:p>
    <w:p w:rsidR="00EC59A9" w:rsidRDefault="00EC59A9" w:rsidP="00EC59A9">
      <w:pPr>
        <w:pStyle w:val="Software"/>
      </w:pPr>
      <w:r>
        <w:t xml:space="preserve">              AgentWindowAppAppImp.AgentArray.put("Agent"+(x+1), new AgentDot());</w:t>
      </w:r>
    </w:p>
    <w:p w:rsidR="00EC59A9" w:rsidRDefault="00EC59A9" w:rsidP="00EC59A9">
      <w:pPr>
        <w:pStyle w:val="Software"/>
      </w:pP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 xml:space="preserve">           setPreferredSize (new Dimension(600,600));</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 xml:space="preserve">       protected void paintComponent (Graphics agents) {</w:t>
      </w:r>
    </w:p>
    <w:p w:rsidR="00EC59A9" w:rsidRDefault="00EC59A9" w:rsidP="00EC59A9">
      <w:pPr>
        <w:pStyle w:val="Software"/>
      </w:pPr>
      <w:r>
        <w:t xml:space="preserve">           super.paintComponent (agents);   //paint the thing fed to it</w:t>
      </w:r>
    </w:p>
    <w:p w:rsidR="00EC59A9" w:rsidRDefault="00EC59A9" w:rsidP="00EC59A9">
      <w:pPr>
        <w:pStyle w:val="Software"/>
      </w:pPr>
      <w:r>
        <w:t xml:space="preserve">           final ImageIcon icon = new ImageIcon("img/bg.png");</w:t>
      </w:r>
    </w:p>
    <w:p w:rsidR="00EC59A9" w:rsidRDefault="00EC59A9" w:rsidP="00EC59A9">
      <w:pPr>
        <w:pStyle w:val="Software"/>
      </w:pPr>
      <w:r>
        <w:t xml:space="preserve">           agents.drawImage(icon.getImage(), 0, 0, 600, 600, null);</w:t>
      </w:r>
    </w:p>
    <w:p w:rsidR="00EC59A9" w:rsidRDefault="00EC59A9" w:rsidP="00EC59A9">
      <w:pPr>
        <w:pStyle w:val="Software"/>
      </w:pPr>
      <w:r>
        <w:t xml:space="preserve">           color[0]=0;</w:t>
      </w:r>
    </w:p>
    <w:p w:rsidR="00EC59A9" w:rsidRDefault="00EC59A9" w:rsidP="00EC59A9">
      <w:pPr>
        <w:pStyle w:val="Software"/>
      </w:pPr>
      <w:r>
        <w:t xml:space="preserve">           color[1]=0;</w:t>
      </w:r>
    </w:p>
    <w:p w:rsidR="00EC59A9" w:rsidRDefault="00EC59A9" w:rsidP="00EC59A9">
      <w:pPr>
        <w:pStyle w:val="Software"/>
      </w:pPr>
      <w:r>
        <w:t xml:space="preserve">           color[2]=0;</w:t>
      </w:r>
    </w:p>
    <w:p w:rsidR="00EC59A9" w:rsidRDefault="00EC59A9" w:rsidP="00EC59A9">
      <w:pPr>
        <w:pStyle w:val="Software"/>
      </w:pPr>
      <w:r>
        <w:t xml:space="preserve">           Random rand = new Random();</w:t>
      </w:r>
    </w:p>
    <w:p w:rsidR="00EC59A9" w:rsidRDefault="00EC59A9" w:rsidP="00EC59A9">
      <w:pPr>
        <w:pStyle w:val="Software"/>
      </w:pPr>
      <w:r>
        <w:t xml:space="preserve">            for ( int x = 0 ; x &lt; AgentWindowAppAppImp.AgentArray.size(); x++ ){</w:t>
      </w:r>
    </w:p>
    <w:p w:rsidR="00EC59A9" w:rsidRDefault="00EC59A9" w:rsidP="00EC59A9">
      <w:pPr>
        <w:pStyle w:val="Software"/>
      </w:pPr>
      <w:r>
        <w:t xml:space="preserve">                //for all the dots, paint the with drawDots</w:t>
      </w:r>
    </w:p>
    <w:p w:rsidR="00EC59A9" w:rsidRDefault="00EC59A9" w:rsidP="00EC59A9">
      <w:pPr>
        <w:pStyle w:val="Software"/>
      </w:pPr>
      <w:r>
        <w:t xml:space="preserve">                AgentDot ad = (AgentDot)  AgentWindowAppAppImp.AgentArray.get("Agent"+(x+1));</w:t>
      </w:r>
    </w:p>
    <w:p w:rsidR="00EC59A9" w:rsidRDefault="00EC59A9" w:rsidP="00EC59A9">
      <w:pPr>
        <w:pStyle w:val="Software"/>
      </w:pPr>
      <w:r>
        <w:t xml:space="preserve">                if (ad != null){</w:t>
      </w:r>
    </w:p>
    <w:p w:rsidR="00EC59A9" w:rsidRDefault="00EC59A9" w:rsidP="00EC59A9">
      <w:pPr>
        <w:pStyle w:val="Software"/>
      </w:pPr>
      <w:r>
        <w:t xml:space="preserve">                    if(ad.initiated==true){</w:t>
      </w:r>
    </w:p>
    <w:p w:rsidR="00EC59A9" w:rsidRDefault="00EC59A9" w:rsidP="00EC59A9">
      <w:pPr>
        <w:pStyle w:val="Software"/>
      </w:pPr>
      <w:r>
        <w:t xml:space="preserve">                       ad.drawDots(agents);</w:t>
      </w:r>
    </w:p>
    <w:p w:rsidR="00EC59A9" w:rsidRDefault="00EC59A9" w:rsidP="00EC59A9">
      <w:pPr>
        <w:pStyle w:val="Software"/>
      </w:pPr>
      <w:r>
        <w:t xml:space="preserve">                       if(ad.state==1){</w:t>
      </w:r>
    </w:p>
    <w:p w:rsidR="00EC59A9" w:rsidRDefault="00EC59A9" w:rsidP="00EC59A9">
      <w:pPr>
        <w:pStyle w:val="Software"/>
      </w:pPr>
      <w:r>
        <w:t xml:space="preserve">                         color[0]++;</w:t>
      </w:r>
    </w:p>
    <w:p w:rsidR="00EC59A9" w:rsidRDefault="00EC59A9" w:rsidP="00EC59A9">
      <w:pPr>
        <w:pStyle w:val="Software"/>
      </w:pPr>
      <w:r>
        <w:t xml:space="preserve">                       }</w:t>
      </w:r>
    </w:p>
    <w:p w:rsidR="00EC59A9" w:rsidRDefault="00EC59A9" w:rsidP="00EC59A9">
      <w:pPr>
        <w:pStyle w:val="Software"/>
      </w:pPr>
      <w:r>
        <w:t xml:space="preserve">                       else if(ad.state==2){</w:t>
      </w:r>
    </w:p>
    <w:p w:rsidR="00EC59A9" w:rsidRDefault="00EC59A9" w:rsidP="00EC59A9">
      <w:pPr>
        <w:pStyle w:val="Software"/>
      </w:pPr>
      <w:r>
        <w:t xml:space="preserve">                            color[1]++;</w:t>
      </w:r>
    </w:p>
    <w:p w:rsidR="00EC59A9" w:rsidRDefault="00EC59A9" w:rsidP="00EC59A9">
      <w:pPr>
        <w:pStyle w:val="Software"/>
      </w:pPr>
      <w:r>
        <w:t xml:space="preserve">                       }</w:t>
      </w:r>
    </w:p>
    <w:p w:rsidR="00EC59A9" w:rsidRDefault="00EC59A9" w:rsidP="00EC59A9">
      <w:pPr>
        <w:pStyle w:val="Software"/>
      </w:pPr>
      <w:r>
        <w:t xml:space="preserve">                       else if(ad.state==3){</w:t>
      </w:r>
    </w:p>
    <w:p w:rsidR="00EC59A9" w:rsidRDefault="00EC59A9" w:rsidP="00EC59A9">
      <w:pPr>
        <w:pStyle w:val="Software"/>
      </w:pPr>
      <w:r>
        <w:t xml:space="preserve">                            color[2]++;</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 xml:space="preserve">                    } //end chack for true</w:t>
      </w:r>
    </w:p>
    <w:p w:rsidR="00EC59A9" w:rsidRDefault="00EC59A9" w:rsidP="00EC59A9">
      <w:pPr>
        <w:pStyle w:val="Software"/>
      </w:pPr>
      <w:r>
        <w:t xml:space="preserve">                    else if(ad.initiated==false){</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r>
        <w:t xml:space="preserve">        try {</w:t>
      </w:r>
    </w:p>
    <w:p w:rsidR="00EC59A9" w:rsidRDefault="00EC59A9" w:rsidP="00EC59A9">
      <w:pPr>
        <w:pStyle w:val="Software"/>
      </w:pPr>
      <w:r>
        <w:t xml:space="preserve">            String tmp = color[0] + " " + color[1] + " " + color[2] + "\r\n";</w:t>
      </w:r>
    </w:p>
    <w:p w:rsidR="00EC59A9" w:rsidRDefault="00EC59A9" w:rsidP="00EC59A9">
      <w:pPr>
        <w:pStyle w:val="Software"/>
      </w:pPr>
      <w:r>
        <w:t xml:space="preserve">            AgentWindowAppAppImp.os.write(tmp.getBytes());</w:t>
      </w:r>
    </w:p>
    <w:p w:rsidR="00EC59A9" w:rsidRDefault="00EC59A9" w:rsidP="00EC59A9">
      <w:pPr>
        <w:pStyle w:val="Software"/>
      </w:pPr>
      <w:r>
        <w:t xml:space="preserve">            AgentWindowAppAppImp.os.flush();</w:t>
      </w:r>
    </w:p>
    <w:p w:rsidR="00EC59A9" w:rsidRDefault="00EC59A9" w:rsidP="00EC59A9">
      <w:pPr>
        <w:pStyle w:val="Software"/>
      </w:pPr>
      <w:r>
        <w:t xml:space="preserve">        } catch (IOException ex) {</w:t>
      </w:r>
    </w:p>
    <w:p w:rsidR="00EC59A9" w:rsidRDefault="00EC59A9" w:rsidP="00EC59A9">
      <w:pPr>
        <w:pStyle w:val="Software"/>
      </w:pPr>
      <w:r>
        <w:t xml:space="preserve">            Logger.getLogger(AgentPanel.class.getName()).log(Level.SEVERE, null, ex);</w:t>
      </w:r>
    </w:p>
    <w:p w:rsidR="00EC59A9" w:rsidRDefault="00EC59A9" w:rsidP="00EC59A9">
      <w:pPr>
        <w:pStyle w:val="Software"/>
      </w:pPr>
      <w:r>
        <w:t xml:space="preserve">        }</w:t>
      </w:r>
    </w:p>
    <w:p w:rsidR="00EC59A9" w:rsidRDefault="00EC59A9" w:rsidP="00EC59A9">
      <w:pPr>
        <w:pStyle w:val="Software"/>
      </w:pPr>
      <w:r>
        <w:t xml:space="preserve">       }</w:t>
      </w:r>
    </w:p>
    <w:p w:rsidR="00EC59A9" w:rsidRDefault="00EC59A9" w:rsidP="00EC59A9">
      <w:pPr>
        <w:pStyle w:val="Software"/>
      </w:pPr>
      <w:r>
        <w:t xml:space="preserve">   }</w:t>
      </w:r>
    </w:p>
    <w:p w:rsidR="00EC59A9" w:rsidRDefault="003A50FA" w:rsidP="003A50FA">
      <w:pPr>
        <w:pStyle w:val="Heading2"/>
      </w:pPr>
      <w:bookmarkStart w:id="173" w:name="_Toc260057407"/>
      <w:r>
        <w:t>AgentDot.java</w:t>
      </w:r>
      <w:bookmarkEnd w:id="173"/>
      <w:r w:rsidR="00EC59A9">
        <w:t xml:space="preserve">  </w:t>
      </w:r>
    </w:p>
    <w:p w:rsidR="00EC59A9" w:rsidRDefault="00EC59A9" w:rsidP="00EC59A9">
      <w:pPr>
        <w:pStyle w:val="Software"/>
      </w:pPr>
      <w:r>
        <w:t>/**</w:t>
      </w:r>
    </w:p>
    <w:p w:rsidR="00EC59A9" w:rsidRDefault="00EC59A9" w:rsidP="00EC59A9">
      <w:pPr>
        <w:pStyle w:val="Software"/>
      </w:pPr>
      <w:r>
        <w:t xml:space="preserve"> * @author William R Moser</w:t>
      </w:r>
    </w:p>
    <w:p w:rsidR="00EC59A9" w:rsidRDefault="00EC59A9" w:rsidP="00EC59A9">
      <w:pPr>
        <w:pStyle w:val="Software"/>
      </w:pPr>
      <w:r>
        <w:t xml:space="preserve"> *</w:t>
      </w:r>
    </w:p>
    <w:p w:rsidR="00EC59A9" w:rsidRDefault="00EC59A9" w:rsidP="00EC59A9">
      <w:pPr>
        <w:pStyle w:val="Software"/>
      </w:pPr>
      <w:r>
        <w:t xml:space="preserve"> * Agent Dot draws the colored dots for the application</w:t>
      </w:r>
    </w:p>
    <w:p w:rsidR="00EC59A9" w:rsidRDefault="00EC59A9" w:rsidP="00EC59A9">
      <w:pPr>
        <w:pStyle w:val="Software"/>
      </w:pPr>
      <w:r>
        <w:t xml:space="preserve"> */</w:t>
      </w:r>
    </w:p>
    <w:p w:rsidR="00EC59A9" w:rsidRDefault="00EC59A9" w:rsidP="00EC59A9">
      <w:pPr>
        <w:pStyle w:val="Software"/>
      </w:pPr>
    </w:p>
    <w:p w:rsidR="00EC59A9" w:rsidRDefault="00EC59A9" w:rsidP="00EC59A9">
      <w:pPr>
        <w:pStyle w:val="Software"/>
      </w:pPr>
    </w:p>
    <w:p w:rsidR="00EC59A9" w:rsidRDefault="00EC59A9" w:rsidP="00EC59A9">
      <w:pPr>
        <w:pStyle w:val="Software"/>
      </w:pPr>
      <w:r>
        <w:t>package ingenias.jade.components;</w:t>
      </w:r>
    </w:p>
    <w:p w:rsidR="00EC59A9" w:rsidRDefault="00EC59A9" w:rsidP="00EC59A9">
      <w:pPr>
        <w:pStyle w:val="Software"/>
      </w:pPr>
    </w:p>
    <w:p w:rsidR="00EC59A9" w:rsidRDefault="00EC59A9" w:rsidP="00EC59A9">
      <w:pPr>
        <w:pStyle w:val="Software"/>
      </w:pPr>
      <w:r>
        <w:lastRenderedPageBreak/>
        <w:t>import java.awt.Color;</w:t>
      </w:r>
    </w:p>
    <w:p w:rsidR="00EC59A9" w:rsidRDefault="00EC59A9" w:rsidP="00EC59A9">
      <w:pPr>
        <w:pStyle w:val="Software"/>
      </w:pPr>
      <w:r>
        <w:t>import java.awt.Graphics;</w:t>
      </w:r>
    </w:p>
    <w:p w:rsidR="00EC59A9" w:rsidRDefault="00EC59A9" w:rsidP="00EC59A9">
      <w:pPr>
        <w:pStyle w:val="Software"/>
      </w:pPr>
    </w:p>
    <w:p w:rsidR="00EC59A9" w:rsidRDefault="00EC59A9" w:rsidP="00EC59A9">
      <w:pPr>
        <w:pStyle w:val="Software"/>
      </w:pPr>
      <w:r>
        <w:t>public class AgentDot {</w:t>
      </w:r>
    </w:p>
    <w:p w:rsidR="00EC59A9" w:rsidRDefault="00EC59A9" w:rsidP="00EC59A9">
      <w:pPr>
        <w:pStyle w:val="Software"/>
      </w:pPr>
      <w:r>
        <w:t xml:space="preserve">      private final int BALLDIAMETER = 20;</w:t>
      </w:r>
    </w:p>
    <w:p w:rsidR="00EC59A9" w:rsidRDefault="00EC59A9" w:rsidP="00EC59A9">
      <w:pPr>
        <w:pStyle w:val="Software"/>
      </w:pPr>
      <w:r>
        <w:t xml:space="preserve">      public double x;</w:t>
      </w:r>
    </w:p>
    <w:p w:rsidR="00EC59A9" w:rsidRDefault="00EC59A9" w:rsidP="00EC59A9">
      <w:pPr>
        <w:pStyle w:val="Software"/>
      </w:pPr>
      <w:r>
        <w:t xml:space="preserve">      public double y;</w:t>
      </w:r>
    </w:p>
    <w:p w:rsidR="00EC59A9" w:rsidRDefault="00EC59A9" w:rsidP="00EC59A9">
      <w:pPr>
        <w:pStyle w:val="Software"/>
      </w:pPr>
      <w:r>
        <w:t xml:space="preserve">      public int state;</w:t>
      </w:r>
    </w:p>
    <w:p w:rsidR="00EC59A9" w:rsidRDefault="00EC59A9" w:rsidP="00EC59A9">
      <w:pPr>
        <w:pStyle w:val="Software"/>
      </w:pPr>
      <w:r>
        <w:t xml:space="preserve">      public int agentnumber;</w:t>
      </w:r>
    </w:p>
    <w:p w:rsidR="00EC59A9" w:rsidRDefault="00EC59A9" w:rsidP="00EC59A9">
      <w:pPr>
        <w:pStyle w:val="Software"/>
      </w:pPr>
      <w:r>
        <w:t xml:space="preserve">      public boolean initiated=false;</w:t>
      </w:r>
    </w:p>
    <w:p w:rsidR="00EC59A9" w:rsidRDefault="00EC59A9" w:rsidP="00EC59A9">
      <w:pPr>
        <w:pStyle w:val="Software"/>
      </w:pPr>
    </w:p>
    <w:p w:rsidR="00EC59A9" w:rsidRDefault="00EC59A9" w:rsidP="00EC59A9">
      <w:pPr>
        <w:pStyle w:val="Software"/>
      </w:pPr>
      <w:r>
        <w:t xml:space="preserve">      public void drawDots( Graphics g ) {  //pass graphics</w:t>
      </w:r>
    </w:p>
    <w:p w:rsidR="00EC59A9" w:rsidRDefault="00EC59A9" w:rsidP="00EC59A9">
      <w:pPr>
        <w:pStyle w:val="Software"/>
      </w:pPr>
      <w:r>
        <w:t xml:space="preserve">           g.setColor( Color.BLACK ); //outside border</w:t>
      </w:r>
    </w:p>
    <w:p w:rsidR="00EC59A9" w:rsidRDefault="00EC59A9" w:rsidP="00EC59A9">
      <w:pPr>
        <w:pStyle w:val="Software"/>
      </w:pPr>
      <w:r>
        <w:t xml:space="preserve">           g.drawOval((int) x, (int) y, BALLDIAMETER, BALLDIAMETER ); //draw at the postion</w:t>
      </w:r>
    </w:p>
    <w:p w:rsidR="00EC59A9" w:rsidRDefault="00EC59A9" w:rsidP="00EC59A9">
      <w:pPr>
        <w:pStyle w:val="Software"/>
      </w:pPr>
      <w:r>
        <w:t xml:space="preserve">           if(state==1){</w:t>
      </w:r>
    </w:p>
    <w:p w:rsidR="00EC59A9" w:rsidRDefault="00EC59A9" w:rsidP="00EC59A9">
      <w:pPr>
        <w:pStyle w:val="Software"/>
      </w:pPr>
      <w:r>
        <w:t xml:space="preserve">           g.setColor( Color.YELLOW );</w:t>
      </w:r>
    </w:p>
    <w:p w:rsidR="00EC59A9" w:rsidRDefault="00EC59A9" w:rsidP="00EC59A9">
      <w:pPr>
        <w:pStyle w:val="Software"/>
      </w:pPr>
      <w:r>
        <w:t xml:space="preserve">           }</w:t>
      </w:r>
    </w:p>
    <w:p w:rsidR="00EC59A9" w:rsidRDefault="00EC59A9" w:rsidP="00EC59A9">
      <w:pPr>
        <w:pStyle w:val="Software"/>
      </w:pPr>
      <w:r>
        <w:t xml:space="preserve">           else if(state==2){</w:t>
      </w:r>
    </w:p>
    <w:p w:rsidR="00EC59A9" w:rsidRDefault="00EC59A9" w:rsidP="00EC59A9">
      <w:pPr>
        <w:pStyle w:val="Software"/>
      </w:pPr>
      <w:r>
        <w:t xml:space="preserve">           g.setColor( Color.RED );</w:t>
      </w:r>
    </w:p>
    <w:p w:rsidR="00EC59A9" w:rsidRDefault="00EC59A9" w:rsidP="00EC59A9">
      <w:pPr>
        <w:pStyle w:val="Software"/>
      </w:pPr>
      <w:r>
        <w:t xml:space="preserve">           }</w:t>
      </w:r>
    </w:p>
    <w:p w:rsidR="00EC59A9" w:rsidRDefault="00EC59A9" w:rsidP="00EC59A9">
      <w:pPr>
        <w:pStyle w:val="Software"/>
      </w:pPr>
      <w:r>
        <w:t xml:space="preserve">           else if(state==3){</w:t>
      </w:r>
    </w:p>
    <w:p w:rsidR="00EC59A9" w:rsidRDefault="00EC59A9" w:rsidP="00EC59A9">
      <w:pPr>
        <w:pStyle w:val="Software"/>
      </w:pPr>
      <w:r>
        <w:t xml:space="preserve">           g.setColor( Color.GREEN );</w:t>
      </w:r>
    </w:p>
    <w:p w:rsidR="00EC59A9" w:rsidRDefault="00EC59A9" w:rsidP="00EC59A9">
      <w:pPr>
        <w:pStyle w:val="Software"/>
      </w:pPr>
      <w:r>
        <w:t xml:space="preserve">           }</w:t>
      </w:r>
    </w:p>
    <w:p w:rsidR="00EC59A9" w:rsidRDefault="00EC59A9" w:rsidP="00EC59A9">
      <w:pPr>
        <w:pStyle w:val="Software"/>
      </w:pPr>
      <w:r>
        <w:t xml:space="preserve">           g.fillOval( (int) x+1, (int) y+1, BALLDIAMETER-2, BALLDIAMETER-2 );</w:t>
      </w:r>
    </w:p>
    <w:p w:rsidR="00EC59A9" w:rsidRDefault="00EC59A9" w:rsidP="00EC59A9">
      <w:pPr>
        <w:pStyle w:val="Software"/>
      </w:pPr>
    </w:p>
    <w:p w:rsidR="00EC59A9" w:rsidRDefault="00EC59A9" w:rsidP="00EC59A9">
      <w:pPr>
        <w:pStyle w:val="Software"/>
      </w:pPr>
      <w:r>
        <w:t xml:space="preserve">      }</w:t>
      </w:r>
    </w:p>
    <w:p w:rsidR="00EC59A9" w:rsidRDefault="00EC59A9" w:rsidP="00EC59A9">
      <w:pPr>
        <w:pStyle w:val="Software"/>
      </w:pPr>
      <w:r>
        <w:t>}</w:t>
      </w:r>
    </w:p>
    <w:p w:rsidR="00CE65DB" w:rsidRDefault="00CE65DB" w:rsidP="00CE65DB">
      <w:pPr>
        <w:pStyle w:val="Heading2"/>
      </w:pPr>
      <w:bookmarkStart w:id="174" w:name="_Toc260057408"/>
      <w:r>
        <w:t>Sickness.java</w:t>
      </w:r>
      <w:bookmarkEnd w:id="174"/>
    </w:p>
    <w:p w:rsidR="003A50FA" w:rsidRDefault="003A50FA" w:rsidP="003A50FA">
      <w:pPr>
        <w:pStyle w:val="Software"/>
      </w:pPr>
      <w:r>
        <w:t>//@author William R Moser, william.moser@temple.edu</w:t>
      </w:r>
    </w:p>
    <w:p w:rsidR="003A50FA" w:rsidRDefault="003A50FA" w:rsidP="003A50FA">
      <w:pPr>
        <w:pStyle w:val="Software"/>
      </w:pPr>
      <w:r>
        <w:t>//Sickness contains a counter to reduce the amount of time the agent is sick for every time step</w:t>
      </w:r>
    </w:p>
    <w:p w:rsidR="003A50FA" w:rsidRDefault="003A50FA" w:rsidP="003A50FA">
      <w:pPr>
        <w:pStyle w:val="Software"/>
      </w:pPr>
    </w:p>
    <w:p w:rsidR="003A50FA" w:rsidRDefault="003A50FA" w:rsidP="003A50FA">
      <w:pPr>
        <w:pStyle w:val="Software"/>
      </w:pPr>
      <w:r>
        <w:t>package ingenias.jade.components;</w:t>
      </w:r>
    </w:p>
    <w:p w:rsidR="003A50FA" w:rsidRDefault="003A50FA" w:rsidP="003A50FA">
      <w:pPr>
        <w:pStyle w:val="Software"/>
      </w:pPr>
      <w:r>
        <w:t>import java.awt.Toolkit;</w:t>
      </w:r>
    </w:p>
    <w:p w:rsidR="003A50FA" w:rsidRDefault="003A50FA" w:rsidP="003A50FA">
      <w:pPr>
        <w:pStyle w:val="Software"/>
      </w:pPr>
      <w:r>
        <w:t>import java.awt.Color;</w:t>
      </w:r>
    </w:p>
    <w:p w:rsidR="003A50FA" w:rsidRDefault="003A50FA" w:rsidP="003A50FA">
      <w:pPr>
        <w:pStyle w:val="Software"/>
      </w:pPr>
      <w:r>
        <w:t>import java.awt.Graphics;</w:t>
      </w:r>
    </w:p>
    <w:p w:rsidR="003A50FA" w:rsidRDefault="003A50FA" w:rsidP="003A50FA">
      <w:pPr>
        <w:pStyle w:val="Software"/>
      </w:pPr>
      <w:r>
        <w:t>import java.util.logging.Level;</w:t>
      </w:r>
    </w:p>
    <w:p w:rsidR="003A50FA" w:rsidRDefault="003A50FA" w:rsidP="003A50FA">
      <w:pPr>
        <w:pStyle w:val="Software"/>
      </w:pPr>
      <w:r>
        <w:t>import java.util.logging.Logger;</w:t>
      </w:r>
    </w:p>
    <w:p w:rsidR="003A50FA" w:rsidRDefault="003A50FA" w:rsidP="003A50FA">
      <w:pPr>
        <w:pStyle w:val="Software"/>
      </w:pPr>
    </w:p>
    <w:p w:rsidR="003A50FA" w:rsidRDefault="003A50FA" w:rsidP="003A50FA">
      <w:pPr>
        <w:pStyle w:val="Software"/>
      </w:pPr>
    </w:p>
    <w:p w:rsidR="003A50FA" w:rsidRDefault="003A50FA" w:rsidP="003A50FA">
      <w:pPr>
        <w:pStyle w:val="Software"/>
      </w:pPr>
      <w:r>
        <w:t>public class Sickness {</w:t>
      </w:r>
    </w:p>
    <w:p w:rsidR="003A50FA" w:rsidRDefault="003A50FA" w:rsidP="003A50FA">
      <w:pPr>
        <w:pStyle w:val="Software"/>
      </w:pPr>
      <w:r>
        <w:t xml:space="preserve">    public int Status = 1;</w:t>
      </w:r>
    </w:p>
    <w:p w:rsidR="003A50FA" w:rsidRDefault="003A50FA" w:rsidP="003A50FA">
      <w:pPr>
        <w:pStyle w:val="Software"/>
      </w:pPr>
      <w:r>
        <w:t xml:space="preserve">    public int time_sick = 0;</w:t>
      </w:r>
    </w:p>
    <w:p w:rsidR="003A50FA" w:rsidRDefault="003A50FA" w:rsidP="003A50FA">
      <w:pPr>
        <w:pStyle w:val="Software"/>
      </w:pPr>
      <w:r>
        <w:t xml:space="preserve">    public void getSick(int Sickness, double Resistance){</w:t>
      </w:r>
    </w:p>
    <w:p w:rsidR="003A50FA" w:rsidRDefault="003A50FA" w:rsidP="003A50FA">
      <w:pPr>
        <w:pStyle w:val="Software"/>
      </w:pPr>
      <w:r>
        <w:t xml:space="preserve">   </w:t>
      </w:r>
    </w:p>
    <w:p w:rsidR="003A50FA" w:rsidRDefault="003A50FA" w:rsidP="003A50FA">
      <w:pPr>
        <w:pStyle w:val="Software"/>
      </w:pPr>
      <w:r>
        <w:t xml:space="preserve">                final int Sickness1 = Sickness;</w:t>
      </w:r>
    </w:p>
    <w:p w:rsidR="003A50FA" w:rsidRDefault="003A50FA" w:rsidP="003A50FA">
      <w:pPr>
        <w:pStyle w:val="Software"/>
      </w:pPr>
      <w:r>
        <w:t xml:space="preserve">                final double Resistance1 = Resistance;</w:t>
      </w:r>
    </w:p>
    <w:p w:rsidR="003A50FA" w:rsidRDefault="003A50FA" w:rsidP="003A50FA">
      <w:pPr>
        <w:pStyle w:val="Software"/>
      </w:pPr>
      <w:r>
        <w:t xml:space="preserve">                new Thread(){</w:t>
      </w:r>
    </w:p>
    <w:p w:rsidR="003A50FA" w:rsidRDefault="003A50FA" w:rsidP="003A50FA">
      <w:pPr>
        <w:pStyle w:val="Software"/>
      </w:pPr>
      <w:r>
        <w:tab/>
      </w:r>
      <w:r>
        <w:tab/>
      </w:r>
      <w:r>
        <w:tab/>
        <w:t>public void run(){</w:t>
      </w:r>
    </w:p>
    <w:p w:rsidR="003A50FA" w:rsidRDefault="003A50FA" w:rsidP="003A50FA">
      <w:pPr>
        <w:pStyle w:val="Software"/>
      </w:pPr>
      <w:r>
        <w:t xml:space="preserve">                            try {</w:t>
      </w:r>
    </w:p>
    <w:p w:rsidR="003A50FA" w:rsidRDefault="003A50FA" w:rsidP="003A50FA">
      <w:pPr>
        <w:pStyle w:val="Software"/>
      </w:pPr>
    </w:p>
    <w:p w:rsidR="003A50FA" w:rsidRDefault="003A50FA" w:rsidP="003A50FA">
      <w:pPr>
        <w:pStyle w:val="Software"/>
      </w:pPr>
      <w:r>
        <w:t xml:space="preserve">                                countDown(Sickness1, Resistance1);</w:t>
      </w:r>
    </w:p>
    <w:p w:rsidR="003A50FA" w:rsidRDefault="003A50FA" w:rsidP="003A50FA">
      <w:pPr>
        <w:pStyle w:val="Software"/>
      </w:pPr>
      <w:r>
        <w:t xml:space="preserve">                            } catch (InterruptedException ex) {</w:t>
      </w:r>
    </w:p>
    <w:p w:rsidR="003A50FA" w:rsidRDefault="003A50FA" w:rsidP="003A50FA">
      <w:pPr>
        <w:pStyle w:val="Software"/>
      </w:pPr>
      <w:r>
        <w:lastRenderedPageBreak/>
        <w:t xml:space="preserve">                                Logger.getLogger(Sickness.class.getName()).log(Level.SEVERE, null, ex);</w:t>
      </w:r>
    </w:p>
    <w:p w:rsidR="003A50FA" w:rsidRDefault="003A50FA" w:rsidP="003A50FA">
      <w:pPr>
        <w:pStyle w:val="Software"/>
      </w:pPr>
      <w:r>
        <w:t xml:space="preserve">                            }</w:t>
      </w:r>
    </w:p>
    <w:p w:rsidR="003A50FA" w:rsidRDefault="003A50FA" w:rsidP="003A50FA">
      <w:pPr>
        <w:pStyle w:val="Software"/>
      </w:pPr>
      <w:r>
        <w:tab/>
      </w:r>
      <w:r>
        <w:tab/>
      </w:r>
      <w:r>
        <w:tab/>
        <w:t>}</w:t>
      </w:r>
    </w:p>
    <w:p w:rsidR="003A50FA" w:rsidRDefault="003A50FA" w:rsidP="003A50FA">
      <w:pPr>
        <w:pStyle w:val="Software"/>
      </w:pPr>
      <w:r>
        <w:tab/>
      </w:r>
      <w:r>
        <w:tab/>
        <w:t>}.start();</w:t>
      </w:r>
    </w:p>
    <w:p w:rsidR="003A50FA" w:rsidRDefault="003A50FA" w:rsidP="003A50FA">
      <w:pPr>
        <w:pStyle w:val="Software"/>
      </w:pPr>
      <w:r>
        <w:t xml:space="preserve">    }</w:t>
      </w:r>
    </w:p>
    <w:p w:rsidR="003A50FA" w:rsidRDefault="003A50FA" w:rsidP="003A50FA">
      <w:pPr>
        <w:pStyle w:val="Software"/>
      </w:pPr>
      <w:r>
        <w:t xml:space="preserve">      public void countDown(int Sickness, double Resistance) throws InterruptedException {</w:t>
      </w:r>
    </w:p>
    <w:p w:rsidR="003A50FA" w:rsidRDefault="003A50FA" w:rsidP="003A50FA">
      <w:pPr>
        <w:pStyle w:val="Software"/>
      </w:pPr>
      <w:r>
        <w:t xml:space="preserve">            time_sick = (int)(Sickness*Resistance);</w:t>
      </w:r>
    </w:p>
    <w:p w:rsidR="003A50FA" w:rsidRDefault="003A50FA" w:rsidP="003A50FA">
      <w:pPr>
        <w:pStyle w:val="Software"/>
      </w:pPr>
      <w:r>
        <w:t xml:space="preserve">            while(time_sick&gt;=0){</w:t>
      </w:r>
    </w:p>
    <w:p w:rsidR="003A50FA" w:rsidRDefault="003A50FA" w:rsidP="003A50FA">
      <w:pPr>
        <w:pStyle w:val="Software"/>
      </w:pPr>
      <w:r>
        <w:t xml:space="preserve">            if(time_sick&gt;=1){</w:t>
      </w:r>
    </w:p>
    <w:p w:rsidR="003A50FA" w:rsidRDefault="003A50FA" w:rsidP="003A50FA">
      <w:pPr>
        <w:pStyle w:val="Software"/>
      </w:pPr>
      <w:r>
        <w:t xml:space="preserve">                time_sick=time_sick-1;</w:t>
      </w:r>
    </w:p>
    <w:p w:rsidR="003A50FA" w:rsidRDefault="003A50FA" w:rsidP="003A50FA">
      <w:pPr>
        <w:pStyle w:val="Software"/>
      </w:pPr>
      <w:r>
        <w:t xml:space="preserve">                Status = 2; //susceptible</w:t>
      </w:r>
    </w:p>
    <w:p w:rsidR="003A50FA" w:rsidRDefault="003A50FA" w:rsidP="003A50FA">
      <w:pPr>
        <w:pStyle w:val="Software"/>
      </w:pPr>
      <w:r>
        <w:t xml:space="preserve">                Thread.sleep(13600);</w:t>
      </w:r>
    </w:p>
    <w:p w:rsidR="003A50FA" w:rsidRDefault="003A50FA" w:rsidP="003A50FA">
      <w:pPr>
        <w:pStyle w:val="Software"/>
      </w:pPr>
      <w:r>
        <w:t xml:space="preserve">            }</w:t>
      </w:r>
    </w:p>
    <w:p w:rsidR="003A50FA" w:rsidRDefault="003A50FA" w:rsidP="003A50FA">
      <w:pPr>
        <w:pStyle w:val="Software"/>
      </w:pPr>
      <w:r>
        <w:t xml:space="preserve">            if(time_sick == 0 &amp;&amp; Status == 2){//if the sick timer runs out, go to removed</w:t>
      </w:r>
    </w:p>
    <w:p w:rsidR="003A50FA" w:rsidRDefault="003A50FA" w:rsidP="003A50FA">
      <w:pPr>
        <w:pStyle w:val="Software"/>
      </w:pPr>
      <w:r>
        <w:t xml:space="preserve">                Status = 3; //removed</w:t>
      </w:r>
    </w:p>
    <w:p w:rsidR="003A50FA" w:rsidRDefault="003A50FA" w:rsidP="003A50FA">
      <w:pPr>
        <w:pStyle w:val="Software"/>
      </w:pPr>
      <w:r>
        <w:t xml:space="preserve">                Thread.yield();</w:t>
      </w:r>
    </w:p>
    <w:p w:rsidR="003A50FA" w:rsidRDefault="003A50FA" w:rsidP="003A50FA">
      <w:pPr>
        <w:pStyle w:val="Software"/>
      </w:pPr>
      <w:r>
        <w:t xml:space="preserve">            }</w:t>
      </w:r>
    </w:p>
    <w:p w:rsidR="003A50FA" w:rsidRDefault="003A50FA" w:rsidP="003A50FA">
      <w:pPr>
        <w:pStyle w:val="Software"/>
      </w:pPr>
    </w:p>
    <w:p w:rsidR="003A50FA" w:rsidRDefault="003A50FA" w:rsidP="003A50FA">
      <w:pPr>
        <w:pStyle w:val="Software"/>
      </w:pPr>
      <w:r>
        <w:t xml:space="preserve">      }//end while(time_sick)</w:t>
      </w:r>
    </w:p>
    <w:p w:rsidR="003A50FA" w:rsidRDefault="003A50FA" w:rsidP="003A50FA">
      <w:pPr>
        <w:pStyle w:val="Software"/>
      </w:pPr>
      <w:r>
        <w:t xml:space="preserve">    }</w:t>
      </w:r>
    </w:p>
    <w:p w:rsidR="003A50FA" w:rsidRDefault="003A50FA" w:rsidP="003A50FA">
      <w:pPr>
        <w:pStyle w:val="Software"/>
      </w:pPr>
      <w:r>
        <w:t>}</w:t>
      </w:r>
    </w:p>
    <w:p w:rsidR="00CE65DB" w:rsidRDefault="00087140" w:rsidP="00087140">
      <w:pPr>
        <w:pStyle w:val="Heading2"/>
      </w:pPr>
      <w:bookmarkStart w:id="175" w:name="_Toc260057409"/>
      <w:r>
        <w:t>CommuteTaskTask.java</w:t>
      </w:r>
      <w:bookmarkEnd w:id="175"/>
    </w:p>
    <w:p w:rsidR="00F51169" w:rsidRPr="00F51169" w:rsidRDefault="00F51169" w:rsidP="00F51169">
      <w:pPr>
        <w:pStyle w:val="BodyText"/>
      </w:pPr>
      <w:r>
        <w:t>All Task code is preceded with the following comment block:</w:t>
      </w:r>
    </w:p>
    <w:p w:rsidR="00087140" w:rsidRDefault="00087140" w:rsidP="00087140">
      <w:pPr>
        <w:pStyle w:val="Software"/>
        <w:jc w:val="both"/>
      </w:pPr>
      <w:r>
        <w:t>/*</w:t>
      </w:r>
    </w:p>
    <w:p w:rsidR="00087140" w:rsidRDefault="00087140" w:rsidP="00087140">
      <w:pPr>
        <w:pStyle w:val="Software"/>
        <w:jc w:val="both"/>
      </w:pPr>
      <w:r>
        <w:t xml:space="preserve">    Copyright (C) 2005 Jorge Gomez Sanz</w:t>
      </w:r>
    </w:p>
    <w:p w:rsidR="00087140" w:rsidRDefault="00087140" w:rsidP="00087140">
      <w:pPr>
        <w:pStyle w:val="Software"/>
        <w:jc w:val="both"/>
      </w:pPr>
      <w:r>
        <w:t xml:space="preserve">    This file is part of INGENIAS Agent Framework, an agent infrastructure linked to the INGENIAS Development Kit, and availabe at http://grasia.fdi.ucm.es/ingenias or http://ingenias.sourceforge.net. INGENIAS Agent Framework is free software; you can redistribute it and/or modify it under the terms of the GNU General Public License as published by the Free Software Foundation; either version 2 of the License, or(at your option) any later version. INGENIAS Agent Framework is distributed in the hope that it will be useful, but WITHOUT ANY WARRANTY; without even the implied warranty of MERCHANTABILITY or FITNESS FOR A PARTICULAR PURPOSE.  See the GNU General Public License for more details. You should have received a copy of the GNU General Public License along with INGENIAS Agent Framework; if not, write to the Free Software Foundation, Inc., 59 Temple Place, Suite 330, Boston, MA  02111-1307  USA</w:t>
      </w:r>
    </w:p>
    <w:p w:rsidR="00087140" w:rsidRDefault="00087140" w:rsidP="00087140">
      <w:pPr>
        <w:pStyle w:val="Software"/>
        <w:jc w:val="both"/>
      </w:pPr>
      <w:r>
        <w:t>*/</w:t>
      </w:r>
    </w:p>
    <w:p w:rsidR="00087140" w:rsidRDefault="00087140" w:rsidP="00087140">
      <w:pPr>
        <w:pStyle w:val="Software"/>
      </w:pPr>
    </w:p>
    <w:p w:rsidR="00087140" w:rsidRDefault="00087140" w:rsidP="00087140">
      <w:pPr>
        <w:pStyle w:val="Software"/>
      </w:pPr>
      <w:r>
        <w:t>package ingenias.jade.components;</w:t>
      </w:r>
    </w:p>
    <w:p w:rsidR="00087140" w:rsidRDefault="00087140" w:rsidP="00087140">
      <w:pPr>
        <w:pStyle w:val="Software"/>
      </w:pPr>
    </w:p>
    <w:p w:rsidR="00087140" w:rsidRDefault="00087140" w:rsidP="00087140">
      <w:pPr>
        <w:pStyle w:val="Software"/>
      </w:pPr>
      <w:r>
        <w:t>import java.util.*;</w:t>
      </w:r>
    </w:p>
    <w:p w:rsidR="00087140" w:rsidRDefault="00087140" w:rsidP="00087140">
      <w:pPr>
        <w:pStyle w:val="Software"/>
      </w:pPr>
      <w:r>
        <w:t>import ingenias.jade.exception.*;</w:t>
      </w:r>
    </w:p>
    <w:p w:rsidR="00087140" w:rsidRDefault="00087140" w:rsidP="00087140">
      <w:pPr>
        <w:pStyle w:val="Software"/>
      </w:pPr>
      <w:r>
        <w:t>import ingenias.jade.comm.*;</w:t>
      </w:r>
    </w:p>
    <w:p w:rsidR="00087140" w:rsidRDefault="00087140" w:rsidP="00087140">
      <w:pPr>
        <w:pStyle w:val="Software"/>
      </w:pPr>
      <w:r>
        <w:t>import ingenias.jade.mental.*;</w:t>
      </w:r>
    </w:p>
    <w:p w:rsidR="00087140" w:rsidRDefault="00087140" w:rsidP="00087140">
      <w:pPr>
        <w:pStyle w:val="Software"/>
      </w:pPr>
      <w:r>
        <w:t>import ingenias.editor.entities.*;</w:t>
      </w:r>
    </w:p>
    <w:p w:rsidR="00087140" w:rsidRDefault="00087140" w:rsidP="00087140">
      <w:pPr>
        <w:pStyle w:val="Software"/>
      </w:pPr>
    </w:p>
    <w:p w:rsidR="00087140" w:rsidRDefault="00087140" w:rsidP="00087140">
      <w:pPr>
        <w:pStyle w:val="Software"/>
      </w:pPr>
    </w:p>
    <w:p w:rsidR="00087140" w:rsidRDefault="00087140" w:rsidP="00087140">
      <w:pPr>
        <w:pStyle w:val="Software"/>
      </w:pPr>
    </w:p>
    <w:p w:rsidR="00087140" w:rsidRDefault="00087140" w:rsidP="00087140">
      <w:pPr>
        <w:pStyle w:val="Software"/>
      </w:pPr>
      <w:r>
        <w:lastRenderedPageBreak/>
        <w:t>public class CommuteTaskTask extends Task{</w:t>
      </w:r>
    </w:p>
    <w:p w:rsidR="00087140" w:rsidRDefault="00087140" w:rsidP="00087140">
      <w:pPr>
        <w:pStyle w:val="Software"/>
      </w:pPr>
    </w:p>
    <w:p w:rsidR="00087140" w:rsidRDefault="00087140" w:rsidP="00087140">
      <w:pPr>
        <w:pStyle w:val="Software"/>
      </w:pPr>
      <w:r>
        <w:t xml:space="preserve"> public CommuteTaskTask(String id){</w:t>
      </w:r>
    </w:p>
    <w:p w:rsidR="00087140" w:rsidRDefault="00087140" w:rsidP="00087140">
      <w:pPr>
        <w:pStyle w:val="Software"/>
      </w:pPr>
      <w:r>
        <w:t xml:space="preserve">  super(id,"CommuteTask");</w:t>
      </w:r>
    </w:p>
    <w:p w:rsidR="00087140" w:rsidRDefault="00087140" w:rsidP="00087140">
      <w:pPr>
        <w:pStyle w:val="Software"/>
      </w:pPr>
      <w:r>
        <w:t xml:space="preserve"> }</w:t>
      </w:r>
    </w:p>
    <w:p w:rsidR="00087140" w:rsidRDefault="00087140" w:rsidP="00087140">
      <w:pPr>
        <w:pStyle w:val="Software"/>
      </w:pPr>
    </w:p>
    <w:p w:rsidR="00087140" w:rsidRDefault="00087140" w:rsidP="00087140">
      <w:pPr>
        <w:pStyle w:val="Software"/>
      </w:pPr>
      <w:r>
        <w:t xml:space="preserve"> public void execute() throws TaskException{</w:t>
      </w:r>
    </w:p>
    <w:p w:rsidR="00087140" w:rsidRDefault="00087140" w:rsidP="00087140">
      <w:pPr>
        <w:pStyle w:val="Software"/>
      </w:pPr>
      <w:r>
        <w:t xml:space="preserve">   try{</w:t>
      </w:r>
    </w:p>
    <w:p w:rsidR="00087140" w:rsidRDefault="00087140" w:rsidP="00087140">
      <w:pPr>
        <w:pStyle w:val="Software"/>
      </w:pPr>
      <w:r>
        <w:t xml:space="preserve">     execute2();</w:t>
      </w:r>
    </w:p>
    <w:p w:rsidR="00087140" w:rsidRDefault="00087140" w:rsidP="00087140">
      <w:pPr>
        <w:pStyle w:val="Software"/>
      </w:pPr>
      <w:r>
        <w:t xml:space="preserve"> }</w:t>
      </w:r>
    </w:p>
    <w:p w:rsidR="00087140" w:rsidRDefault="00087140" w:rsidP="00087140">
      <w:pPr>
        <w:pStyle w:val="Software"/>
      </w:pPr>
      <w:r>
        <w:t xml:space="preserve">   catch(InterruptedException e){</w:t>
      </w:r>
    </w:p>
    <w:p w:rsidR="00087140" w:rsidRDefault="00087140" w:rsidP="00087140">
      <w:pPr>
        <w:pStyle w:val="Software"/>
      </w:pPr>
      <w:r>
        <w:t xml:space="preserve">       System.out.println(e);</w:t>
      </w:r>
    </w:p>
    <w:p w:rsidR="00087140" w:rsidRDefault="00087140" w:rsidP="00087140">
      <w:pPr>
        <w:pStyle w:val="Software"/>
      </w:pPr>
      <w:r>
        <w:t xml:space="preserve">   }</w:t>
      </w:r>
    </w:p>
    <w:p w:rsidR="00087140" w:rsidRDefault="00087140" w:rsidP="00087140">
      <w:pPr>
        <w:pStyle w:val="Software"/>
      </w:pPr>
      <w:r>
        <w:t xml:space="preserve"> }</w:t>
      </w:r>
    </w:p>
    <w:p w:rsidR="00087140" w:rsidRDefault="00087140" w:rsidP="00087140">
      <w:pPr>
        <w:pStyle w:val="Software"/>
      </w:pPr>
      <w:r>
        <w:t xml:space="preserve"> public void execute2() throws InterruptedException{</w:t>
      </w:r>
    </w:p>
    <w:p w:rsidR="00087140" w:rsidRDefault="00087140" w:rsidP="00087140">
      <w:pPr>
        <w:pStyle w:val="Software"/>
      </w:pPr>
    </w:p>
    <w:p w:rsidR="00087140" w:rsidRDefault="00087140" w:rsidP="00087140">
      <w:pPr>
        <w:pStyle w:val="Software"/>
      </w:pPr>
      <w:r>
        <w:t xml:space="preserve">        CoordCitConsume  eiCoordCitConsume=(CoordCitConsume)this.getFirstInputOfType("CoordCitConsume");             </w:t>
      </w:r>
    </w:p>
    <w:p w:rsidR="00087140" w:rsidRDefault="00087140" w:rsidP="00087140">
      <w:pPr>
        <w:pStyle w:val="Software"/>
      </w:pPr>
    </w:p>
    <w:p w:rsidR="00087140" w:rsidRDefault="00087140" w:rsidP="00087140">
      <w:pPr>
        <w:pStyle w:val="Software"/>
      </w:pPr>
      <w:r>
        <w:t xml:space="preserve">        CitizenStatus  eiCitizenStatus=(CitizenStatus)this.getFirstInputOfType("CitizenStatus");             </w:t>
      </w:r>
    </w:p>
    <w:p w:rsidR="00087140" w:rsidRDefault="00087140" w:rsidP="00087140">
      <w:pPr>
        <w:pStyle w:val="Software"/>
      </w:pPr>
      <w:r>
        <w:tab/>
      </w:r>
      <w:r>
        <w:tab/>
      </w:r>
      <w:r>
        <w:tab/>
      </w:r>
    </w:p>
    <w:p w:rsidR="00087140" w:rsidRDefault="00087140" w:rsidP="00087140">
      <w:pPr>
        <w:pStyle w:val="Software"/>
      </w:pPr>
      <w:r>
        <w:t xml:space="preserve">        CoordAppApp eaCoordApp=(CoordAppApp)this.getApplication("CoordApp");</w:t>
      </w:r>
    </w:p>
    <w:p w:rsidR="00087140" w:rsidRDefault="00087140" w:rsidP="00087140">
      <w:pPr>
        <w:pStyle w:val="Software"/>
      </w:pPr>
      <w:r>
        <w:tab/>
      </w:r>
      <w:r>
        <w:tab/>
      </w:r>
      <w:r>
        <w:tab/>
      </w:r>
    </w:p>
    <w:p w:rsidR="00087140" w:rsidRDefault="00087140" w:rsidP="00087140">
      <w:pPr>
        <w:pStyle w:val="Software"/>
      </w:pPr>
      <w:r>
        <w:t xml:space="preserve">        LocAppApp eaLocApp=(LocAppApp)this.getApplication("LocApp");</w:t>
      </w:r>
    </w:p>
    <w:p w:rsidR="00087140" w:rsidRDefault="00087140" w:rsidP="00087140">
      <w:pPr>
        <w:pStyle w:val="Software"/>
      </w:pPr>
    </w:p>
    <w:p w:rsidR="00087140" w:rsidRDefault="00087140" w:rsidP="00087140">
      <w:pPr>
        <w:pStyle w:val="Software"/>
      </w:pPr>
      <w:r>
        <w:t xml:space="preserve">        Vector&lt;TaskOutput&gt; outputs = this.getOutputs();</w:t>
      </w:r>
    </w:p>
    <w:p w:rsidR="00087140" w:rsidRDefault="00087140" w:rsidP="00087140">
      <w:pPr>
        <w:pStyle w:val="Software"/>
      </w:pPr>
      <w:r>
        <w:t xml:space="preserve">  </w:t>
      </w:r>
      <w:r>
        <w:tab/>
      </w:r>
      <w:r>
        <w:tab/>
        <w:t>TaskOutput defaultOutput= outputs.firstElement();</w:t>
      </w:r>
    </w:p>
    <w:p w:rsidR="00087140" w:rsidRDefault="00087140" w:rsidP="00087140">
      <w:pPr>
        <w:pStyle w:val="Software"/>
      </w:pPr>
      <w:r>
        <w:t xml:space="preserve">  </w:t>
      </w:r>
      <w:r>
        <w:tab/>
      </w:r>
      <w:r>
        <w:tab/>
        <w:t>TaskOutput</w:t>
      </w:r>
      <w:r>
        <w:tab/>
        <w:t>outputsdefault=findOutputAlternative("default",</w:t>
      </w:r>
    </w:p>
    <w:p w:rsidR="00087140" w:rsidRDefault="00087140" w:rsidP="00087140">
      <w:pPr>
        <w:pStyle w:val="Software"/>
      </w:pPr>
      <w:r>
        <w:t xml:space="preserve"> </w:t>
      </w:r>
      <w:r>
        <w:tab/>
      </w:r>
      <w:r>
        <w:tab/>
      </w:r>
      <w:r>
        <w:tab/>
      </w:r>
      <w:r>
        <w:tab/>
        <w:t>outputs);</w:t>
      </w:r>
    </w:p>
    <w:p w:rsidR="00087140" w:rsidRDefault="00087140" w:rsidP="00087140">
      <w:pPr>
        <w:pStyle w:val="Software"/>
      </w:pPr>
      <w:r>
        <w:t xml:space="preserve">        YellowPages yp=null; // only available for initiators of interactions</w:t>
      </w:r>
    </w:p>
    <w:p w:rsidR="00087140" w:rsidRDefault="00087140" w:rsidP="00087140">
      <w:pPr>
        <w:pStyle w:val="Software"/>
      </w:pPr>
    </w:p>
    <w:p w:rsidR="00087140" w:rsidRDefault="00087140" w:rsidP="00087140">
      <w:pPr>
        <w:pStyle w:val="Software"/>
      </w:pPr>
      <w:r>
        <w:t>//#start_node:INGENIASCodeComponent5 &lt;--- DO NOT REMOVE THIS</w:t>
      </w:r>
    </w:p>
    <w:p w:rsidR="00087140" w:rsidRDefault="00087140" w:rsidP="00087140">
      <w:pPr>
        <w:pStyle w:val="Software"/>
      </w:pPr>
    </w:p>
    <w:p w:rsidR="00087140" w:rsidRDefault="00087140" w:rsidP="00087140">
      <w:pPr>
        <w:pStyle w:val="Software"/>
      </w:pPr>
      <w:r>
        <w:t>// @author William R Moser &lt;william.moser@temple.edu&gt;</w:t>
      </w:r>
    </w:p>
    <w:p w:rsidR="00087140" w:rsidRDefault="00087140" w:rsidP="00087140">
      <w:pPr>
        <w:pStyle w:val="Software"/>
      </w:pPr>
      <w:r>
        <w:t>//System.out.println("Commute Task started");</w:t>
      </w:r>
    </w:p>
    <w:p w:rsidR="00087140" w:rsidRDefault="00087140" w:rsidP="00087140">
      <w:pPr>
        <w:pStyle w:val="Software"/>
      </w:pPr>
      <w:r>
        <w:t>int number_of_moves = eaLocApp.getNumMoves();</w:t>
      </w:r>
    </w:p>
    <w:p w:rsidR="00087140" w:rsidRDefault="00087140" w:rsidP="00087140">
      <w:pPr>
        <w:pStyle w:val="Software"/>
      </w:pPr>
      <w:r>
        <w:t>double[][] path=eiCitizenStatus.getPath();</w:t>
      </w:r>
    </w:p>
    <w:p w:rsidR="00087140" w:rsidRDefault="00087140" w:rsidP="00087140">
      <w:pPr>
        <w:pStyle w:val="Software"/>
      </w:pPr>
      <w:r>
        <w:t>int ID = eiCitizenStatus.getAgentID();</w:t>
      </w:r>
    </w:p>
    <w:p w:rsidR="00087140" w:rsidRDefault="00087140" w:rsidP="00087140">
      <w:pPr>
        <w:pStyle w:val="Software"/>
      </w:pPr>
      <w:r>
        <w:t>eaCoordApp.agentMove(ID, path, number_of_moves);</w:t>
      </w:r>
    </w:p>
    <w:p w:rsidR="00087140" w:rsidRDefault="00087140" w:rsidP="00087140">
      <w:pPr>
        <w:pStyle w:val="Software"/>
      </w:pPr>
      <w:r>
        <w:t>//System.out.println("commute Task Finished");</w:t>
      </w:r>
    </w:p>
    <w:p w:rsidR="00087140" w:rsidRDefault="00087140" w:rsidP="00087140">
      <w:pPr>
        <w:pStyle w:val="Software"/>
      </w:pPr>
    </w:p>
    <w:p w:rsidR="00087140" w:rsidRDefault="00087140" w:rsidP="00087140">
      <w:pPr>
        <w:pStyle w:val="Software"/>
      </w:pPr>
      <w:r>
        <w:t>//#end_node:INGENIASCodeComponent5 &lt;--- DO NOT REMOVE THIS</w:t>
      </w:r>
    </w:p>
    <w:p w:rsidR="00087140" w:rsidRDefault="00087140" w:rsidP="00087140">
      <w:pPr>
        <w:pStyle w:val="Software"/>
      </w:pPr>
    </w:p>
    <w:p w:rsidR="00087140" w:rsidRDefault="00087140" w:rsidP="00087140">
      <w:pPr>
        <w:pStyle w:val="Software"/>
      </w:pPr>
      <w:r>
        <w:t xml:space="preserve"> }</w:t>
      </w:r>
    </w:p>
    <w:p w:rsidR="00087140" w:rsidRDefault="00087140" w:rsidP="00087140">
      <w:pPr>
        <w:pStyle w:val="Software"/>
      </w:pPr>
      <w:r>
        <w:t xml:space="preserve"> </w:t>
      </w:r>
    </w:p>
    <w:p w:rsidR="003A50FA" w:rsidRDefault="00087140" w:rsidP="00087140">
      <w:pPr>
        <w:pStyle w:val="Software"/>
      </w:pPr>
      <w:r>
        <w:t>}</w:t>
      </w:r>
    </w:p>
    <w:p w:rsidR="00087140" w:rsidRDefault="00087140" w:rsidP="00087140">
      <w:pPr>
        <w:pStyle w:val="Heading2"/>
      </w:pPr>
      <w:bookmarkStart w:id="176" w:name="_Toc260057410"/>
      <w:r>
        <w:t>GetSickTask.java</w:t>
      </w:r>
      <w:bookmarkEnd w:id="176"/>
    </w:p>
    <w:p w:rsidR="00087140" w:rsidRDefault="00087140" w:rsidP="00087140">
      <w:pPr>
        <w:pStyle w:val="Software"/>
      </w:pPr>
      <w:r>
        <w:t>package ingenias.jade.components;</w:t>
      </w:r>
    </w:p>
    <w:p w:rsidR="00087140" w:rsidRDefault="00087140" w:rsidP="00087140">
      <w:pPr>
        <w:pStyle w:val="Software"/>
      </w:pPr>
    </w:p>
    <w:p w:rsidR="00087140" w:rsidRDefault="00087140" w:rsidP="00087140">
      <w:pPr>
        <w:pStyle w:val="Software"/>
      </w:pPr>
      <w:r>
        <w:t>import java.util.*;</w:t>
      </w:r>
    </w:p>
    <w:p w:rsidR="00087140" w:rsidRDefault="00087140" w:rsidP="00087140">
      <w:pPr>
        <w:pStyle w:val="Software"/>
      </w:pPr>
      <w:r>
        <w:lastRenderedPageBreak/>
        <w:t>import ingenias.jade.exception.*;</w:t>
      </w:r>
    </w:p>
    <w:p w:rsidR="00087140" w:rsidRDefault="00087140" w:rsidP="00087140">
      <w:pPr>
        <w:pStyle w:val="Software"/>
      </w:pPr>
      <w:r>
        <w:t>import ingenias.jade.comm.*;</w:t>
      </w:r>
    </w:p>
    <w:p w:rsidR="00087140" w:rsidRDefault="00087140" w:rsidP="00087140">
      <w:pPr>
        <w:pStyle w:val="Software"/>
      </w:pPr>
      <w:r>
        <w:t>import ingenias.jade.mental.*;</w:t>
      </w:r>
    </w:p>
    <w:p w:rsidR="00087140" w:rsidRDefault="00087140" w:rsidP="00087140">
      <w:pPr>
        <w:pStyle w:val="Software"/>
      </w:pPr>
      <w:r>
        <w:t>import ingenias.editor.entities.*;</w:t>
      </w:r>
    </w:p>
    <w:p w:rsidR="00087140" w:rsidRDefault="00087140" w:rsidP="00087140">
      <w:pPr>
        <w:pStyle w:val="Software"/>
      </w:pPr>
    </w:p>
    <w:p w:rsidR="00087140" w:rsidRDefault="00087140" w:rsidP="00087140">
      <w:pPr>
        <w:pStyle w:val="Software"/>
      </w:pPr>
      <w:r>
        <w:t>public class CommuteTaskTask extends Task{</w:t>
      </w:r>
    </w:p>
    <w:p w:rsidR="00087140" w:rsidRDefault="00087140" w:rsidP="00087140">
      <w:pPr>
        <w:pStyle w:val="Software"/>
      </w:pPr>
    </w:p>
    <w:p w:rsidR="00087140" w:rsidRDefault="00087140" w:rsidP="00087140">
      <w:pPr>
        <w:pStyle w:val="Software"/>
      </w:pPr>
      <w:r>
        <w:t xml:space="preserve"> public CommuteTaskTask(String id){</w:t>
      </w:r>
    </w:p>
    <w:p w:rsidR="00087140" w:rsidRDefault="00087140" w:rsidP="00087140">
      <w:pPr>
        <w:pStyle w:val="Software"/>
      </w:pPr>
      <w:r>
        <w:t xml:space="preserve">  super(id,"CommuteTask");</w:t>
      </w:r>
    </w:p>
    <w:p w:rsidR="00087140" w:rsidRDefault="00087140" w:rsidP="00087140">
      <w:pPr>
        <w:pStyle w:val="Software"/>
      </w:pPr>
      <w:r>
        <w:t xml:space="preserve"> }</w:t>
      </w:r>
    </w:p>
    <w:p w:rsidR="00087140" w:rsidRDefault="00087140" w:rsidP="00087140">
      <w:pPr>
        <w:pStyle w:val="Software"/>
      </w:pPr>
    </w:p>
    <w:p w:rsidR="00087140" w:rsidRDefault="00087140" w:rsidP="00087140">
      <w:pPr>
        <w:pStyle w:val="Software"/>
      </w:pPr>
      <w:r>
        <w:t xml:space="preserve"> public void execute() throws TaskException{</w:t>
      </w:r>
    </w:p>
    <w:p w:rsidR="00087140" w:rsidRDefault="00087140" w:rsidP="00087140">
      <w:pPr>
        <w:pStyle w:val="Software"/>
      </w:pPr>
      <w:r>
        <w:t xml:space="preserve">   try{</w:t>
      </w:r>
    </w:p>
    <w:p w:rsidR="00087140" w:rsidRDefault="00087140" w:rsidP="00087140">
      <w:pPr>
        <w:pStyle w:val="Software"/>
      </w:pPr>
      <w:r>
        <w:t xml:space="preserve">     execute2();</w:t>
      </w:r>
    </w:p>
    <w:p w:rsidR="00087140" w:rsidRDefault="00087140" w:rsidP="00087140">
      <w:pPr>
        <w:pStyle w:val="Software"/>
      </w:pPr>
      <w:r>
        <w:t xml:space="preserve"> }</w:t>
      </w:r>
    </w:p>
    <w:p w:rsidR="00087140" w:rsidRDefault="00087140" w:rsidP="00087140">
      <w:pPr>
        <w:pStyle w:val="Software"/>
      </w:pPr>
      <w:r>
        <w:t xml:space="preserve">   catch(InterruptedException e){</w:t>
      </w:r>
    </w:p>
    <w:p w:rsidR="00087140" w:rsidRDefault="00087140" w:rsidP="00087140">
      <w:pPr>
        <w:pStyle w:val="Software"/>
      </w:pPr>
      <w:r>
        <w:t xml:space="preserve">       System.out.println(e);</w:t>
      </w:r>
    </w:p>
    <w:p w:rsidR="00087140" w:rsidRDefault="00087140" w:rsidP="00087140">
      <w:pPr>
        <w:pStyle w:val="Software"/>
      </w:pPr>
      <w:r>
        <w:t xml:space="preserve">   }</w:t>
      </w:r>
    </w:p>
    <w:p w:rsidR="00087140" w:rsidRDefault="00087140" w:rsidP="00087140">
      <w:pPr>
        <w:pStyle w:val="Software"/>
      </w:pPr>
      <w:r>
        <w:t xml:space="preserve"> }</w:t>
      </w:r>
    </w:p>
    <w:p w:rsidR="00087140" w:rsidRDefault="00087140" w:rsidP="00087140">
      <w:pPr>
        <w:pStyle w:val="Software"/>
      </w:pPr>
      <w:r>
        <w:t xml:space="preserve"> public void execute2() throws InterruptedException{</w:t>
      </w:r>
    </w:p>
    <w:p w:rsidR="00087140" w:rsidRDefault="00087140" w:rsidP="00087140">
      <w:pPr>
        <w:pStyle w:val="Software"/>
      </w:pPr>
    </w:p>
    <w:p w:rsidR="00087140" w:rsidRDefault="00087140" w:rsidP="00087140">
      <w:pPr>
        <w:pStyle w:val="Software"/>
      </w:pPr>
      <w:r>
        <w:t xml:space="preserve">        CoordCitConsume  eiCoordCitConsume=(CoordCitConsume)this.getFirstInputOfType("CoordCitConsume");             </w:t>
      </w:r>
    </w:p>
    <w:p w:rsidR="00087140" w:rsidRDefault="00087140" w:rsidP="00087140">
      <w:pPr>
        <w:pStyle w:val="Software"/>
      </w:pPr>
    </w:p>
    <w:p w:rsidR="00087140" w:rsidRDefault="00087140" w:rsidP="00087140">
      <w:pPr>
        <w:pStyle w:val="Software"/>
      </w:pPr>
      <w:r>
        <w:t xml:space="preserve">        CitizenStatus  eiCitizenStatus=(CitizenStatus)this.getFirstInputOfType("CitizenStatus");             </w:t>
      </w:r>
    </w:p>
    <w:p w:rsidR="00087140" w:rsidRDefault="00087140" w:rsidP="00087140">
      <w:pPr>
        <w:pStyle w:val="Software"/>
      </w:pPr>
      <w:r>
        <w:tab/>
      </w:r>
      <w:r>
        <w:tab/>
      </w:r>
      <w:r>
        <w:tab/>
      </w:r>
    </w:p>
    <w:p w:rsidR="00087140" w:rsidRDefault="00087140" w:rsidP="00087140">
      <w:pPr>
        <w:pStyle w:val="Software"/>
      </w:pPr>
      <w:r>
        <w:t xml:space="preserve">        CoordAppApp eaCoordApp=(CoordAppApp)this.getApplication("CoordApp");</w:t>
      </w:r>
    </w:p>
    <w:p w:rsidR="00087140" w:rsidRDefault="00087140" w:rsidP="00087140">
      <w:pPr>
        <w:pStyle w:val="Software"/>
      </w:pPr>
      <w:r>
        <w:tab/>
      </w:r>
      <w:r>
        <w:tab/>
      </w:r>
      <w:r>
        <w:tab/>
      </w:r>
    </w:p>
    <w:p w:rsidR="00087140" w:rsidRDefault="00087140" w:rsidP="00087140">
      <w:pPr>
        <w:pStyle w:val="Software"/>
      </w:pPr>
      <w:r>
        <w:t xml:space="preserve">        LocAppApp eaLocApp=(LocAppApp)this.getApplication("LocApp");</w:t>
      </w:r>
    </w:p>
    <w:p w:rsidR="00087140" w:rsidRDefault="00087140" w:rsidP="00087140">
      <w:pPr>
        <w:pStyle w:val="Software"/>
      </w:pPr>
    </w:p>
    <w:p w:rsidR="00087140" w:rsidRDefault="00087140" w:rsidP="00087140">
      <w:pPr>
        <w:pStyle w:val="Software"/>
      </w:pPr>
      <w:r>
        <w:t xml:space="preserve">        Vector&lt;TaskOutput&gt; outputs = this.getOutputs();</w:t>
      </w:r>
    </w:p>
    <w:p w:rsidR="00087140" w:rsidRDefault="00087140" w:rsidP="00087140">
      <w:pPr>
        <w:pStyle w:val="Software"/>
      </w:pPr>
      <w:r>
        <w:t xml:space="preserve">  </w:t>
      </w:r>
      <w:r>
        <w:tab/>
      </w:r>
      <w:r>
        <w:tab/>
        <w:t>TaskOutput defaultOutput= outputs.firstElement();</w:t>
      </w:r>
    </w:p>
    <w:p w:rsidR="00087140" w:rsidRDefault="00087140" w:rsidP="00087140">
      <w:pPr>
        <w:pStyle w:val="Software"/>
      </w:pPr>
      <w:r>
        <w:t xml:space="preserve">  </w:t>
      </w:r>
      <w:r>
        <w:tab/>
      </w:r>
      <w:r>
        <w:tab/>
        <w:t>TaskOutput</w:t>
      </w:r>
      <w:r>
        <w:tab/>
        <w:t>outputsdefault=findOutputAlternative("default",</w:t>
      </w:r>
    </w:p>
    <w:p w:rsidR="00087140" w:rsidRDefault="00087140" w:rsidP="00087140">
      <w:pPr>
        <w:pStyle w:val="Software"/>
      </w:pPr>
      <w:r>
        <w:t xml:space="preserve"> </w:t>
      </w:r>
      <w:r>
        <w:tab/>
      </w:r>
      <w:r>
        <w:tab/>
      </w:r>
      <w:r>
        <w:tab/>
      </w:r>
      <w:r>
        <w:tab/>
        <w:t>outputs);</w:t>
      </w:r>
    </w:p>
    <w:p w:rsidR="00087140" w:rsidRDefault="00087140" w:rsidP="00087140">
      <w:pPr>
        <w:pStyle w:val="Software"/>
      </w:pPr>
      <w:r>
        <w:t xml:space="preserve">        YellowPages yp=null; // only available for initiators of interactions</w:t>
      </w:r>
    </w:p>
    <w:p w:rsidR="00087140" w:rsidRDefault="00087140" w:rsidP="00087140">
      <w:pPr>
        <w:pStyle w:val="Software"/>
      </w:pPr>
    </w:p>
    <w:p w:rsidR="00087140" w:rsidRDefault="00087140" w:rsidP="00087140">
      <w:pPr>
        <w:pStyle w:val="Software"/>
      </w:pPr>
      <w:r>
        <w:t>//#start_node:INGENIASCodeComponent5 &lt;--- DO NOT REMOVE THIS</w:t>
      </w:r>
    </w:p>
    <w:p w:rsidR="00087140" w:rsidRDefault="00087140" w:rsidP="00087140">
      <w:pPr>
        <w:pStyle w:val="Software"/>
      </w:pPr>
    </w:p>
    <w:p w:rsidR="00087140" w:rsidRDefault="00087140" w:rsidP="00087140">
      <w:pPr>
        <w:pStyle w:val="Software"/>
      </w:pPr>
      <w:r>
        <w:t>// @author William R Moser &lt;william.moser@temple.edu&gt;</w:t>
      </w:r>
    </w:p>
    <w:p w:rsidR="00087140" w:rsidRDefault="00087140" w:rsidP="00087140">
      <w:pPr>
        <w:pStyle w:val="Software"/>
      </w:pPr>
      <w:r>
        <w:t>//System.out.println("Commute Task started");</w:t>
      </w:r>
    </w:p>
    <w:p w:rsidR="00087140" w:rsidRDefault="00087140" w:rsidP="00087140">
      <w:pPr>
        <w:pStyle w:val="Software"/>
      </w:pPr>
      <w:r>
        <w:t>int number_of_moves = eaLocApp.getNumMoves();</w:t>
      </w:r>
    </w:p>
    <w:p w:rsidR="00087140" w:rsidRDefault="00087140" w:rsidP="00087140">
      <w:pPr>
        <w:pStyle w:val="Software"/>
      </w:pPr>
      <w:r>
        <w:t>double[][] path=eiCitizenStatus.getPath();</w:t>
      </w:r>
    </w:p>
    <w:p w:rsidR="00087140" w:rsidRDefault="00087140" w:rsidP="00087140">
      <w:pPr>
        <w:pStyle w:val="Software"/>
      </w:pPr>
      <w:r>
        <w:t>int ID = eiCitizenStatus.getAgentID();</w:t>
      </w:r>
    </w:p>
    <w:p w:rsidR="00087140" w:rsidRDefault="00087140" w:rsidP="00087140">
      <w:pPr>
        <w:pStyle w:val="Software"/>
      </w:pPr>
      <w:r>
        <w:t>eaCoordApp.agentMove(ID, path, number_of_moves);</w:t>
      </w:r>
    </w:p>
    <w:p w:rsidR="00087140" w:rsidRDefault="00087140" w:rsidP="00087140">
      <w:pPr>
        <w:pStyle w:val="Software"/>
      </w:pPr>
      <w:r>
        <w:t>//System.out.println("commute Task Finished");</w:t>
      </w:r>
    </w:p>
    <w:p w:rsidR="00087140" w:rsidRDefault="00087140" w:rsidP="00087140">
      <w:pPr>
        <w:pStyle w:val="Software"/>
      </w:pPr>
    </w:p>
    <w:p w:rsidR="00087140" w:rsidRDefault="00087140" w:rsidP="00087140">
      <w:pPr>
        <w:pStyle w:val="Software"/>
      </w:pPr>
      <w:r>
        <w:t>//#end_node:INGENIASCodeComponent5 &lt;--- DO NOT REMOVE THIS</w:t>
      </w:r>
    </w:p>
    <w:p w:rsidR="00087140" w:rsidRDefault="00087140" w:rsidP="00087140">
      <w:pPr>
        <w:pStyle w:val="Software"/>
      </w:pPr>
    </w:p>
    <w:p w:rsidR="00087140" w:rsidRDefault="00087140" w:rsidP="00087140">
      <w:pPr>
        <w:pStyle w:val="Software"/>
      </w:pPr>
      <w:r>
        <w:t xml:space="preserve"> }</w:t>
      </w:r>
    </w:p>
    <w:p w:rsidR="00087140" w:rsidRDefault="00087140" w:rsidP="00087140">
      <w:pPr>
        <w:pStyle w:val="Software"/>
      </w:pPr>
      <w:r>
        <w:t xml:space="preserve"> </w:t>
      </w:r>
    </w:p>
    <w:p w:rsidR="00EC59A9" w:rsidRDefault="00087140" w:rsidP="00087140">
      <w:pPr>
        <w:pStyle w:val="Software"/>
      </w:pPr>
      <w:r>
        <w:t>}</w:t>
      </w:r>
    </w:p>
    <w:p w:rsidR="00117C43" w:rsidRDefault="00117C43" w:rsidP="00117C43">
      <w:pPr>
        <w:pStyle w:val="Heading2"/>
      </w:pPr>
      <w:bookmarkStart w:id="177" w:name="_Toc260057411"/>
      <w:r>
        <w:lastRenderedPageBreak/>
        <w:t>InitializeTaskTask.java</w:t>
      </w:r>
      <w:bookmarkEnd w:id="177"/>
    </w:p>
    <w:p w:rsidR="00117C43" w:rsidRDefault="00117C43" w:rsidP="00117C43">
      <w:pPr>
        <w:pStyle w:val="Software"/>
      </w:pPr>
      <w:r>
        <w:t>package ingenias.jade.components;</w:t>
      </w:r>
    </w:p>
    <w:p w:rsidR="00117C43" w:rsidRDefault="00117C43" w:rsidP="00117C43">
      <w:pPr>
        <w:pStyle w:val="Software"/>
      </w:pPr>
    </w:p>
    <w:p w:rsidR="00117C43" w:rsidRDefault="00117C43" w:rsidP="00117C43">
      <w:pPr>
        <w:pStyle w:val="Software"/>
      </w:pPr>
      <w:r>
        <w:t>import java.util.*;</w:t>
      </w:r>
    </w:p>
    <w:p w:rsidR="00117C43" w:rsidRDefault="00117C43" w:rsidP="00117C43">
      <w:pPr>
        <w:pStyle w:val="Software"/>
      </w:pPr>
      <w:r>
        <w:t>import ingenias.jade.exception.*;</w:t>
      </w:r>
    </w:p>
    <w:p w:rsidR="00117C43" w:rsidRDefault="00117C43" w:rsidP="00117C43">
      <w:pPr>
        <w:pStyle w:val="Software"/>
      </w:pPr>
      <w:r>
        <w:t>import ingenias.jade.comm.*;</w:t>
      </w:r>
    </w:p>
    <w:p w:rsidR="00117C43" w:rsidRDefault="00117C43" w:rsidP="00117C43">
      <w:pPr>
        <w:pStyle w:val="Software"/>
      </w:pPr>
      <w:r>
        <w:t>import ingenias.jade.mental.*;</w:t>
      </w:r>
    </w:p>
    <w:p w:rsidR="00117C43" w:rsidRDefault="00117C43" w:rsidP="00117C43">
      <w:pPr>
        <w:pStyle w:val="Software"/>
      </w:pPr>
      <w:r>
        <w:t>import ingenias.editor.entities.*;</w:t>
      </w:r>
    </w:p>
    <w:p w:rsidR="00117C43" w:rsidRDefault="00117C43" w:rsidP="00117C43">
      <w:pPr>
        <w:pStyle w:val="Software"/>
      </w:pPr>
    </w:p>
    <w:p w:rsidR="00117C43" w:rsidRDefault="00117C43" w:rsidP="00117C43">
      <w:pPr>
        <w:pStyle w:val="Software"/>
      </w:pPr>
      <w:r>
        <w:t>public class InitializeTaskTask extends Task{</w:t>
      </w:r>
    </w:p>
    <w:p w:rsidR="00117C43" w:rsidRDefault="00117C43" w:rsidP="00117C43">
      <w:pPr>
        <w:pStyle w:val="Software"/>
      </w:pPr>
    </w:p>
    <w:p w:rsidR="00117C43" w:rsidRDefault="00117C43" w:rsidP="00117C43">
      <w:pPr>
        <w:pStyle w:val="Software"/>
      </w:pPr>
      <w:r>
        <w:t xml:space="preserve"> public InitializeTaskTask(String id){</w:t>
      </w:r>
    </w:p>
    <w:p w:rsidR="00117C43" w:rsidRDefault="00117C43" w:rsidP="00117C43">
      <w:pPr>
        <w:pStyle w:val="Software"/>
      </w:pPr>
      <w:r>
        <w:t xml:space="preserve">  super(id,"InitializeTask");</w:t>
      </w:r>
    </w:p>
    <w:p w:rsidR="00117C43" w:rsidRDefault="00117C43" w:rsidP="00117C43">
      <w:pPr>
        <w:pStyle w:val="Software"/>
      </w:pPr>
      <w:r>
        <w:t xml:space="preserve"> }</w:t>
      </w:r>
    </w:p>
    <w:p w:rsidR="00117C43" w:rsidRDefault="00117C43" w:rsidP="00117C43">
      <w:pPr>
        <w:pStyle w:val="Software"/>
      </w:pPr>
    </w:p>
    <w:p w:rsidR="00117C43" w:rsidRDefault="00117C43" w:rsidP="00117C43">
      <w:pPr>
        <w:pStyle w:val="Software"/>
      </w:pPr>
      <w:r>
        <w:t xml:space="preserve"> public void execute() throws TaskException{</w:t>
      </w:r>
    </w:p>
    <w:p w:rsidR="00117C43" w:rsidRDefault="00117C43" w:rsidP="00117C43">
      <w:pPr>
        <w:pStyle w:val="Software"/>
      </w:pPr>
    </w:p>
    <w:p w:rsidR="00117C43" w:rsidRDefault="00117C43" w:rsidP="00117C43">
      <w:pPr>
        <w:pStyle w:val="Software"/>
      </w:pPr>
      <w:r>
        <w:t xml:space="preserve">        InitConsume  eiInitConsume=(InitConsume)this.getFirstInputOfType("InitConsume");             </w:t>
      </w:r>
    </w:p>
    <w:p w:rsidR="00117C43" w:rsidRDefault="00117C43" w:rsidP="00117C43">
      <w:pPr>
        <w:pStyle w:val="Software"/>
      </w:pPr>
    </w:p>
    <w:p w:rsidR="00117C43" w:rsidRDefault="00117C43" w:rsidP="00117C43">
      <w:pPr>
        <w:pStyle w:val="Software"/>
      </w:pPr>
      <w:r>
        <w:t xml:space="preserve">        InitFrameFact  eiInitFrameFact=(InitFrameFact)this.getFirstInputOfType("InitFrameFact");             </w:t>
      </w:r>
    </w:p>
    <w:p w:rsidR="00117C43" w:rsidRDefault="00117C43" w:rsidP="00117C43">
      <w:pPr>
        <w:pStyle w:val="Software"/>
      </w:pPr>
    </w:p>
    <w:p w:rsidR="00117C43" w:rsidRDefault="00117C43" w:rsidP="00117C43">
      <w:pPr>
        <w:pStyle w:val="Software"/>
      </w:pPr>
      <w:r>
        <w:t xml:space="preserve">        CitizenStatus  eiCitizenStatus=(CitizenStatus)this.getFirstInputOfType("CitizenStatus");             </w:t>
      </w:r>
    </w:p>
    <w:p w:rsidR="00117C43" w:rsidRDefault="00117C43" w:rsidP="00117C43">
      <w:pPr>
        <w:pStyle w:val="Software"/>
      </w:pPr>
      <w:r>
        <w:tab/>
      </w:r>
      <w:r>
        <w:tab/>
      </w:r>
      <w:r>
        <w:tab/>
      </w:r>
    </w:p>
    <w:p w:rsidR="00117C43" w:rsidRDefault="00117C43" w:rsidP="00117C43">
      <w:pPr>
        <w:pStyle w:val="Software"/>
      </w:pPr>
      <w:r>
        <w:t xml:space="preserve">        CoordAppApp eaCoordApp=(CoordAppApp)this.getApplication("CoordApp");</w:t>
      </w:r>
    </w:p>
    <w:p w:rsidR="00117C43" w:rsidRDefault="00117C43" w:rsidP="00117C43">
      <w:pPr>
        <w:pStyle w:val="Software"/>
      </w:pPr>
      <w:r>
        <w:tab/>
      </w:r>
      <w:r>
        <w:tab/>
      </w:r>
      <w:r>
        <w:tab/>
      </w:r>
    </w:p>
    <w:p w:rsidR="00117C43" w:rsidRDefault="00117C43" w:rsidP="00117C43">
      <w:pPr>
        <w:pStyle w:val="Software"/>
      </w:pPr>
      <w:r>
        <w:t xml:space="preserve">        LocAppApp eaLocApp=(LocAppApp)this.getApplication("LocApp");</w:t>
      </w:r>
    </w:p>
    <w:p w:rsidR="00117C43" w:rsidRDefault="00117C43" w:rsidP="00117C43">
      <w:pPr>
        <w:pStyle w:val="Software"/>
      </w:pPr>
    </w:p>
    <w:p w:rsidR="00117C43" w:rsidRDefault="00117C43" w:rsidP="00117C43">
      <w:pPr>
        <w:pStyle w:val="Software"/>
      </w:pPr>
      <w:r>
        <w:t xml:space="preserve">  </w:t>
      </w:r>
      <w:r>
        <w:tab/>
      </w:r>
      <w:r>
        <w:tab/>
        <w:t>Vector&lt;TaskOutput&gt; outputs = this.getOutputs();</w:t>
      </w:r>
    </w:p>
    <w:p w:rsidR="00117C43" w:rsidRDefault="00117C43" w:rsidP="00117C43">
      <w:pPr>
        <w:pStyle w:val="Software"/>
      </w:pPr>
      <w:r>
        <w:t xml:space="preserve">  </w:t>
      </w:r>
      <w:r>
        <w:tab/>
      </w:r>
      <w:r>
        <w:tab/>
        <w:t>TaskOutput defaultOutput= outputs.firstElement();</w:t>
      </w:r>
    </w:p>
    <w:p w:rsidR="00117C43" w:rsidRDefault="00117C43" w:rsidP="00117C43">
      <w:pPr>
        <w:pStyle w:val="Software"/>
      </w:pPr>
      <w:r>
        <w:t xml:space="preserve">                TaskOutput</w:t>
      </w:r>
      <w:r>
        <w:tab/>
        <w:t>outputsdefault=findOutputAlternative("default",</w:t>
      </w:r>
    </w:p>
    <w:p w:rsidR="00117C43" w:rsidRDefault="00117C43" w:rsidP="00117C43">
      <w:pPr>
        <w:pStyle w:val="Software"/>
      </w:pPr>
      <w:r>
        <w:t xml:space="preserve">                        </w:t>
      </w:r>
      <w:r>
        <w:tab/>
        <w:t>outputs);</w:t>
      </w:r>
    </w:p>
    <w:p w:rsidR="00117C43" w:rsidRDefault="00117C43" w:rsidP="00117C43">
      <w:pPr>
        <w:pStyle w:val="Software"/>
      </w:pPr>
      <w:r>
        <w:t xml:space="preserve">  </w:t>
      </w:r>
      <w:r>
        <w:tab/>
      </w:r>
      <w:r>
        <w:tab/>
      </w:r>
    </w:p>
    <w:p w:rsidR="00117C43" w:rsidRDefault="00117C43" w:rsidP="00117C43">
      <w:pPr>
        <w:pStyle w:val="Software"/>
      </w:pPr>
      <w:r>
        <w:tab/>
      </w:r>
      <w:r>
        <w:tab/>
        <w:t>CoordCitConsume outputsdefaultCoordCitConsume=</w:t>
      </w:r>
    </w:p>
    <w:p w:rsidR="00117C43" w:rsidRDefault="00117C43" w:rsidP="00117C43">
      <w:pPr>
        <w:pStyle w:val="Software"/>
      </w:pPr>
      <w:r>
        <w:tab/>
      </w:r>
      <w:r>
        <w:tab/>
      </w:r>
      <w:r>
        <w:tab/>
        <w:t>(CoordCitConsume)</w:t>
      </w:r>
    </w:p>
    <w:p w:rsidR="00117C43" w:rsidRDefault="00117C43" w:rsidP="00117C43">
      <w:pPr>
        <w:pStyle w:val="Software"/>
      </w:pPr>
      <w:r>
        <w:tab/>
      </w:r>
      <w:r>
        <w:tab/>
      </w:r>
      <w:r>
        <w:tab/>
      </w:r>
      <w:r>
        <w:tab/>
        <w:t>outputsdefault.getEntityByType("CoordCitConsume");</w:t>
      </w:r>
    </w:p>
    <w:p w:rsidR="00117C43" w:rsidRDefault="00117C43" w:rsidP="00117C43">
      <w:pPr>
        <w:pStyle w:val="Software"/>
      </w:pPr>
      <w:r>
        <w:tab/>
      </w:r>
      <w:r>
        <w:tab/>
        <w:t>YellowPages yp=null; // only available for initiators of interactions</w:t>
      </w:r>
    </w:p>
    <w:p w:rsidR="00117C43" w:rsidRDefault="00117C43" w:rsidP="00117C43">
      <w:pPr>
        <w:pStyle w:val="Software"/>
      </w:pPr>
    </w:p>
    <w:p w:rsidR="00117C43" w:rsidRDefault="00117C43" w:rsidP="00117C43">
      <w:pPr>
        <w:pStyle w:val="Software"/>
      </w:pPr>
    </w:p>
    <w:p w:rsidR="00117C43" w:rsidRDefault="00117C43" w:rsidP="00117C43">
      <w:pPr>
        <w:pStyle w:val="Software"/>
      </w:pPr>
      <w:r>
        <w:t>//#start_node:INGENIASCodeComponent4 &lt;--- DO NOT REMOVE THIS</w:t>
      </w:r>
    </w:p>
    <w:p w:rsidR="00117C43" w:rsidRDefault="00117C43" w:rsidP="00117C43">
      <w:pPr>
        <w:pStyle w:val="Software"/>
      </w:pPr>
    </w:p>
    <w:p w:rsidR="00117C43" w:rsidRDefault="00117C43" w:rsidP="00117C43">
      <w:pPr>
        <w:pStyle w:val="Software"/>
      </w:pPr>
      <w:r>
        <w:t>//@author William R Moser &lt;william.moser@temple.edu&gt;</w:t>
      </w:r>
    </w:p>
    <w:p w:rsidR="00117C43" w:rsidRDefault="00117C43" w:rsidP="00117C43">
      <w:pPr>
        <w:pStyle w:val="Software"/>
      </w:pPr>
      <w:r>
        <w:t>Random rand = new Random();</w:t>
      </w:r>
    </w:p>
    <w:p w:rsidR="00117C43" w:rsidRDefault="00117C43" w:rsidP="00117C43">
      <w:pPr>
        <w:pStyle w:val="Software"/>
      </w:pPr>
      <w:r>
        <w:t>double home[] = eaLocApp.randHome();</w:t>
      </w:r>
    </w:p>
    <w:p w:rsidR="00117C43" w:rsidRDefault="00117C43" w:rsidP="00117C43">
      <w:pPr>
        <w:pStyle w:val="Software"/>
      </w:pPr>
      <w:r>
        <w:t>double work[] = eaLocApp.randWork();</w:t>
      </w:r>
    </w:p>
    <w:p w:rsidR="00117C43" w:rsidRDefault="00117C43" w:rsidP="00117C43">
      <w:pPr>
        <w:pStyle w:val="Software"/>
      </w:pPr>
      <w:r>
        <w:t>double resistance = (rand.nextDouble()*.7)+.3; //resistance level, can resist up to 20% of illness</w:t>
      </w:r>
    </w:p>
    <w:p w:rsidR="00117C43" w:rsidRDefault="00117C43" w:rsidP="00117C43">
      <w:pPr>
        <w:pStyle w:val="Software"/>
      </w:pPr>
      <w:r>
        <w:t>eiCitizenStatus.setSickness(0);</w:t>
      </w:r>
    </w:p>
    <w:p w:rsidR="00117C43" w:rsidRDefault="00117C43" w:rsidP="00117C43">
      <w:pPr>
        <w:pStyle w:val="Software"/>
      </w:pPr>
      <w:r>
        <w:t xml:space="preserve">eiCitizenStatus.setCitX(home[0]); </w:t>
      </w:r>
    </w:p>
    <w:p w:rsidR="00117C43" w:rsidRDefault="00117C43" w:rsidP="00117C43">
      <w:pPr>
        <w:pStyle w:val="Software"/>
      </w:pPr>
      <w:r>
        <w:lastRenderedPageBreak/>
        <w:t>eiCitizenStatus.setCitY(home[1]);</w:t>
      </w:r>
    </w:p>
    <w:p w:rsidR="00117C43" w:rsidRDefault="00117C43" w:rsidP="00117C43">
      <w:pPr>
        <w:pStyle w:val="Software"/>
      </w:pPr>
      <w:r>
        <w:t>eiCitizenStatus.setAgentResistance(resistance);</w:t>
      </w:r>
    </w:p>
    <w:p w:rsidR="00117C43" w:rsidRDefault="00117C43" w:rsidP="00117C43">
      <w:pPr>
        <w:pStyle w:val="Software"/>
      </w:pPr>
      <w:r>
        <w:t>eiInitFrameFact.setHomeX(home[0]);</w:t>
      </w:r>
    </w:p>
    <w:p w:rsidR="00117C43" w:rsidRDefault="00117C43" w:rsidP="00117C43">
      <w:pPr>
        <w:pStyle w:val="Software"/>
      </w:pPr>
      <w:r>
        <w:t>eiInitFrameFact.setHomeY(home[1]);</w:t>
      </w:r>
    </w:p>
    <w:p w:rsidR="00117C43" w:rsidRDefault="00117C43" w:rsidP="00117C43">
      <w:pPr>
        <w:pStyle w:val="Software"/>
      </w:pPr>
      <w:r>
        <w:t>eiInitFrameFact.setWorkX(work[0]);</w:t>
      </w:r>
    </w:p>
    <w:p w:rsidR="00117C43" w:rsidRDefault="00117C43" w:rsidP="00117C43">
      <w:pPr>
        <w:pStyle w:val="Software"/>
      </w:pPr>
      <w:r>
        <w:t>eiInitFrameFact.setWorkY(work[1]);</w:t>
      </w:r>
    </w:p>
    <w:p w:rsidR="00117C43" w:rsidRDefault="00117C43" w:rsidP="00117C43">
      <w:pPr>
        <w:pStyle w:val="Software"/>
      </w:pPr>
      <w:r>
        <w:t>double[][] path = eaLocApp.moveHome2Work(home,work);</w:t>
      </w:r>
    </w:p>
    <w:p w:rsidR="00117C43" w:rsidRDefault="00117C43" w:rsidP="00117C43">
      <w:pPr>
        <w:pStyle w:val="Software"/>
      </w:pPr>
      <w:r>
        <w:t>eiCitizenStatus.setPath(path);</w:t>
      </w:r>
    </w:p>
    <w:p w:rsidR="00117C43" w:rsidRDefault="00117C43" w:rsidP="00117C43">
      <w:pPr>
        <w:pStyle w:val="Software"/>
      </w:pPr>
    </w:p>
    <w:p w:rsidR="00117C43" w:rsidRDefault="00117C43" w:rsidP="00117C43">
      <w:pPr>
        <w:pStyle w:val="Software"/>
      </w:pPr>
      <w:r>
        <w:t>ingenias.jade.components.AgentWindowAppApp gui = AgentWindowAppInit.getInstance();</w:t>
      </w:r>
    </w:p>
    <w:p w:rsidR="00117C43" w:rsidRDefault="00117C43" w:rsidP="00117C43">
      <w:pPr>
        <w:pStyle w:val="Software"/>
      </w:pPr>
      <w:r>
        <w:t>int ID = gui.getID();</w:t>
      </w:r>
    </w:p>
    <w:p w:rsidR="00117C43" w:rsidRDefault="00117C43" w:rsidP="00117C43">
      <w:pPr>
        <w:pStyle w:val="Software"/>
      </w:pPr>
      <w:r>
        <w:t>int[] input = gui.getInputs();</w:t>
      </w:r>
    </w:p>
    <w:p w:rsidR="00117C43" w:rsidRDefault="00117C43" w:rsidP="00117C43">
      <w:pPr>
        <w:pStyle w:val="Software"/>
      </w:pPr>
      <w:r>
        <w:t>eiCitizenStatus.setPercInfect(input[1]);</w:t>
      </w:r>
    </w:p>
    <w:p w:rsidR="00117C43" w:rsidRDefault="00117C43" w:rsidP="00117C43">
      <w:pPr>
        <w:pStyle w:val="Software"/>
      </w:pPr>
      <w:r>
        <w:t>eiCitizenStatus.setLengthInfect(input[0]);</w:t>
      </w:r>
    </w:p>
    <w:p w:rsidR="00117C43" w:rsidRDefault="00117C43" w:rsidP="00117C43">
      <w:pPr>
        <w:pStyle w:val="Software"/>
      </w:pPr>
      <w:r>
        <w:t>if(input[3]==2){</w:t>
      </w:r>
    </w:p>
    <w:p w:rsidR="00117C43" w:rsidRDefault="00117C43" w:rsidP="00117C43">
      <w:pPr>
        <w:pStyle w:val="Software"/>
      </w:pPr>
      <w:r>
        <w:t xml:space="preserve">    eaCoordApp.setSick(input[0], resistance);</w:t>
      </w:r>
    </w:p>
    <w:p w:rsidR="00117C43" w:rsidRDefault="00117C43" w:rsidP="00117C43">
      <w:pPr>
        <w:pStyle w:val="Software"/>
      </w:pPr>
      <w:r>
        <w:t xml:space="preserve">    eiCitizenStatus.setStatus(2);</w:t>
      </w:r>
    </w:p>
    <w:p w:rsidR="00117C43" w:rsidRDefault="00117C43" w:rsidP="00117C43">
      <w:pPr>
        <w:pStyle w:val="Software"/>
      </w:pPr>
      <w:r>
        <w:t>}</w:t>
      </w:r>
    </w:p>
    <w:p w:rsidR="00117C43" w:rsidRDefault="00117C43" w:rsidP="00117C43">
      <w:pPr>
        <w:pStyle w:val="Software"/>
      </w:pPr>
      <w:r>
        <w:t>if(input[3]==1)</w:t>
      </w:r>
    </w:p>
    <w:p w:rsidR="00117C43" w:rsidRDefault="00117C43" w:rsidP="00117C43">
      <w:pPr>
        <w:pStyle w:val="Software"/>
      </w:pPr>
      <w:r>
        <w:t xml:space="preserve">    eiCitizenStatus.setStatus(1);</w:t>
      </w:r>
    </w:p>
    <w:p w:rsidR="00117C43" w:rsidRDefault="00117C43" w:rsidP="00117C43">
      <w:pPr>
        <w:pStyle w:val="Software"/>
      </w:pPr>
    </w:p>
    <w:p w:rsidR="00117C43" w:rsidRDefault="00117C43" w:rsidP="00117C43">
      <w:pPr>
        <w:pStyle w:val="Software"/>
      </w:pPr>
      <w:r>
        <w:t>eiCitizenStatus.setAgentID(ID);</w:t>
      </w:r>
    </w:p>
    <w:p w:rsidR="00117C43" w:rsidRDefault="00117C43" w:rsidP="00117C43">
      <w:pPr>
        <w:pStyle w:val="Software"/>
      </w:pPr>
      <w:r>
        <w:t>gui.placeAgent(ID, home[0], home[1],input[3]);</w:t>
      </w:r>
    </w:p>
    <w:p w:rsidR="00117C43" w:rsidRDefault="00117C43" w:rsidP="00117C43">
      <w:pPr>
        <w:pStyle w:val="Software"/>
      </w:pPr>
    </w:p>
    <w:p w:rsidR="00117C43" w:rsidRDefault="00117C43" w:rsidP="00117C43">
      <w:pPr>
        <w:pStyle w:val="Software"/>
      </w:pPr>
    </w:p>
    <w:p w:rsidR="00117C43" w:rsidRDefault="00117C43" w:rsidP="00117C43">
      <w:pPr>
        <w:pStyle w:val="Software"/>
      </w:pPr>
      <w:r>
        <w:t>//#end_node:INGENIASCodeComponent4 &lt;--- DO NOT REMOVE THIS</w:t>
      </w:r>
    </w:p>
    <w:p w:rsidR="00117C43" w:rsidRDefault="00117C43" w:rsidP="00117C43">
      <w:pPr>
        <w:pStyle w:val="Software"/>
      </w:pPr>
    </w:p>
    <w:p w:rsidR="00117C43" w:rsidRDefault="00117C43" w:rsidP="00117C43">
      <w:pPr>
        <w:pStyle w:val="Software"/>
      </w:pPr>
      <w:r>
        <w:t xml:space="preserve"> }</w:t>
      </w:r>
    </w:p>
    <w:p w:rsidR="00117C43" w:rsidRDefault="00117C43" w:rsidP="00117C43">
      <w:pPr>
        <w:pStyle w:val="Software"/>
      </w:pPr>
      <w:r>
        <w:t xml:space="preserve"> </w:t>
      </w:r>
    </w:p>
    <w:p w:rsidR="00EC59A9" w:rsidRDefault="00117C43" w:rsidP="00117C43">
      <w:pPr>
        <w:pStyle w:val="Software"/>
      </w:pPr>
      <w:r>
        <w:t>}</w:t>
      </w:r>
    </w:p>
    <w:p w:rsidR="00EC59A9" w:rsidRDefault="0070359A" w:rsidP="0070359A">
      <w:pPr>
        <w:pStyle w:val="Heading2"/>
      </w:pPr>
      <w:bookmarkStart w:id="178" w:name="_Toc260057412"/>
      <w:r>
        <w:t>ReportSickTask.java</w:t>
      </w:r>
      <w:bookmarkEnd w:id="178"/>
    </w:p>
    <w:p w:rsidR="0070359A" w:rsidRDefault="0070359A" w:rsidP="0070359A">
      <w:pPr>
        <w:pStyle w:val="Software"/>
      </w:pPr>
      <w:r>
        <w:t>package ingenias.jade.components;</w:t>
      </w:r>
    </w:p>
    <w:p w:rsidR="0070359A" w:rsidRDefault="0070359A" w:rsidP="0070359A">
      <w:pPr>
        <w:pStyle w:val="Software"/>
      </w:pPr>
      <w:r>
        <w:t>import java.util.*;</w:t>
      </w:r>
    </w:p>
    <w:p w:rsidR="0070359A" w:rsidRDefault="0070359A" w:rsidP="0070359A">
      <w:pPr>
        <w:pStyle w:val="Software"/>
      </w:pPr>
      <w:r>
        <w:t>import ingenias.jade.exception.*;</w:t>
      </w:r>
    </w:p>
    <w:p w:rsidR="0070359A" w:rsidRDefault="0070359A" w:rsidP="0070359A">
      <w:pPr>
        <w:pStyle w:val="Software"/>
      </w:pPr>
      <w:r>
        <w:t>import ingenias.jade.comm.*;</w:t>
      </w:r>
    </w:p>
    <w:p w:rsidR="0070359A" w:rsidRDefault="0070359A" w:rsidP="0070359A">
      <w:pPr>
        <w:pStyle w:val="Software"/>
      </w:pPr>
      <w:r>
        <w:t>import ingenias.jade.mental.*;</w:t>
      </w:r>
    </w:p>
    <w:p w:rsidR="0070359A" w:rsidRDefault="0070359A" w:rsidP="0070359A">
      <w:pPr>
        <w:pStyle w:val="Software"/>
      </w:pPr>
      <w:r>
        <w:t>import ingenias.editor.entities.*;</w:t>
      </w:r>
    </w:p>
    <w:p w:rsidR="0070359A" w:rsidRDefault="0070359A" w:rsidP="0070359A">
      <w:pPr>
        <w:pStyle w:val="Software"/>
      </w:pPr>
    </w:p>
    <w:p w:rsidR="0070359A" w:rsidRDefault="0070359A" w:rsidP="0070359A">
      <w:pPr>
        <w:pStyle w:val="Software"/>
      </w:pPr>
      <w:r>
        <w:t>public class ReportSickTask extends Task{</w:t>
      </w:r>
    </w:p>
    <w:p w:rsidR="0070359A" w:rsidRDefault="0070359A" w:rsidP="0070359A">
      <w:pPr>
        <w:pStyle w:val="Software"/>
      </w:pPr>
    </w:p>
    <w:p w:rsidR="0070359A" w:rsidRDefault="0070359A" w:rsidP="0070359A">
      <w:pPr>
        <w:pStyle w:val="Software"/>
      </w:pPr>
      <w:r>
        <w:t xml:space="preserve"> public ReportSickTask(String id){</w:t>
      </w:r>
    </w:p>
    <w:p w:rsidR="0070359A" w:rsidRDefault="0070359A" w:rsidP="0070359A">
      <w:pPr>
        <w:pStyle w:val="Software"/>
      </w:pPr>
      <w:r>
        <w:t xml:space="preserve">  super(id,"ReportSick");</w:t>
      </w:r>
    </w:p>
    <w:p w:rsidR="0070359A" w:rsidRDefault="0070359A" w:rsidP="0070359A">
      <w:pPr>
        <w:pStyle w:val="Software"/>
      </w:pPr>
      <w:r>
        <w:t xml:space="preserve"> }</w:t>
      </w:r>
    </w:p>
    <w:p w:rsidR="0070359A" w:rsidRDefault="0070359A" w:rsidP="0070359A">
      <w:pPr>
        <w:pStyle w:val="Software"/>
      </w:pPr>
    </w:p>
    <w:p w:rsidR="0070359A" w:rsidRDefault="0070359A" w:rsidP="0070359A">
      <w:pPr>
        <w:pStyle w:val="Software"/>
      </w:pPr>
      <w:r>
        <w:t xml:space="preserve"> public void execute() throws TaskException{</w:t>
      </w:r>
    </w:p>
    <w:p w:rsidR="0070359A" w:rsidRDefault="0070359A" w:rsidP="0070359A">
      <w:pPr>
        <w:pStyle w:val="Software"/>
      </w:pPr>
    </w:p>
    <w:p w:rsidR="0070359A" w:rsidRDefault="0070359A" w:rsidP="0070359A">
      <w:pPr>
        <w:pStyle w:val="Software"/>
      </w:pPr>
      <w:r>
        <w:t xml:space="preserve">        IsSickFlag  eiIsSickFlag=(IsSickFlag)this.getFirstInputOfType("IsSickFlag");             </w:t>
      </w:r>
    </w:p>
    <w:p w:rsidR="0070359A" w:rsidRDefault="0070359A" w:rsidP="0070359A">
      <w:pPr>
        <w:pStyle w:val="Software"/>
      </w:pPr>
    </w:p>
    <w:p w:rsidR="0070359A" w:rsidRDefault="0070359A" w:rsidP="0070359A">
      <w:pPr>
        <w:pStyle w:val="Software"/>
      </w:pPr>
      <w:r>
        <w:t xml:space="preserve">        CitizenStatus  eiCitizenStatus=(CitizenStatus)this.getFirstInputOfType("CitizenStatus");             </w:t>
      </w:r>
    </w:p>
    <w:p w:rsidR="0070359A" w:rsidRDefault="0070359A" w:rsidP="0070359A">
      <w:pPr>
        <w:pStyle w:val="Software"/>
      </w:pPr>
    </w:p>
    <w:p w:rsidR="0070359A" w:rsidRDefault="0070359A" w:rsidP="0070359A">
      <w:pPr>
        <w:pStyle w:val="Software"/>
      </w:pPr>
      <w:r>
        <w:lastRenderedPageBreak/>
        <w:t xml:space="preserve">        // This means that the task participates in the interaction CoordCitInteraction</w:t>
      </w:r>
    </w:p>
    <w:p w:rsidR="0070359A" w:rsidRDefault="0070359A" w:rsidP="0070359A">
      <w:pPr>
        <w:pStyle w:val="Software"/>
      </w:pPr>
      <w:r>
        <w:t xml:space="preserve">        RuntimeConversation  conversationContextCoordCitInteraction=this.getConversationContext();</w:t>
      </w:r>
    </w:p>
    <w:p w:rsidR="0070359A" w:rsidRDefault="0070359A" w:rsidP="0070359A">
      <w:pPr>
        <w:pStyle w:val="Software"/>
      </w:pPr>
    </w:p>
    <w:p w:rsidR="0070359A" w:rsidRDefault="0070359A" w:rsidP="0070359A">
      <w:pPr>
        <w:pStyle w:val="Software"/>
      </w:pPr>
      <w:r>
        <w:t xml:space="preserve">  </w:t>
      </w:r>
      <w:r>
        <w:tab/>
      </w:r>
      <w:r>
        <w:tab/>
        <w:t>Vector&lt;TaskOutput&gt; outputs = this.getOutputs();</w:t>
      </w:r>
    </w:p>
    <w:p w:rsidR="0070359A" w:rsidRDefault="0070359A" w:rsidP="0070359A">
      <w:pPr>
        <w:pStyle w:val="Software"/>
      </w:pPr>
      <w:r>
        <w:t xml:space="preserve">  </w:t>
      </w:r>
      <w:r>
        <w:tab/>
      </w:r>
      <w:r>
        <w:tab/>
        <w:t>TaskOutput defaultOutput= outputs.firstElement();</w:t>
      </w:r>
    </w:p>
    <w:p w:rsidR="0070359A" w:rsidRDefault="0070359A" w:rsidP="0070359A">
      <w:pPr>
        <w:pStyle w:val="Software"/>
      </w:pPr>
      <w:r>
        <w:t xml:space="preserve">  </w:t>
      </w:r>
      <w:r>
        <w:tab/>
      </w:r>
      <w:r>
        <w:tab/>
        <w:t xml:space="preserve">  </w:t>
      </w:r>
      <w:r>
        <w:tab/>
      </w:r>
    </w:p>
    <w:p w:rsidR="0070359A" w:rsidRDefault="0070359A" w:rsidP="0070359A">
      <w:pPr>
        <w:pStyle w:val="Software"/>
      </w:pPr>
      <w:r>
        <w:t xml:space="preserve">  </w:t>
      </w:r>
      <w:r>
        <w:tab/>
      </w:r>
      <w:r>
        <w:tab/>
        <w:t>TaskOutput</w:t>
      </w:r>
      <w:r>
        <w:tab/>
        <w:t>outputsdefault=findOutputAlternative("default",</w:t>
      </w:r>
    </w:p>
    <w:p w:rsidR="0070359A" w:rsidRDefault="0070359A" w:rsidP="0070359A">
      <w:pPr>
        <w:pStyle w:val="Software"/>
      </w:pPr>
      <w:r>
        <w:tab/>
      </w:r>
      <w:r>
        <w:tab/>
      </w:r>
      <w:r>
        <w:tab/>
      </w:r>
      <w:r>
        <w:tab/>
        <w:t>outputs);</w:t>
      </w:r>
    </w:p>
    <w:p w:rsidR="0070359A" w:rsidRDefault="0070359A" w:rsidP="0070359A">
      <w:pPr>
        <w:pStyle w:val="Software"/>
      </w:pPr>
      <w:r>
        <w:tab/>
      </w:r>
      <w:r>
        <w:tab/>
        <w:t>ReportFF outputsdefaultReportFF=</w:t>
      </w:r>
    </w:p>
    <w:p w:rsidR="0070359A" w:rsidRDefault="0070359A" w:rsidP="0070359A">
      <w:pPr>
        <w:pStyle w:val="Software"/>
      </w:pPr>
      <w:r>
        <w:tab/>
      </w:r>
      <w:r>
        <w:tab/>
      </w:r>
      <w:r>
        <w:tab/>
        <w:t>(ReportFF)</w:t>
      </w:r>
    </w:p>
    <w:p w:rsidR="0070359A" w:rsidRDefault="0070359A" w:rsidP="0070359A">
      <w:pPr>
        <w:pStyle w:val="Software"/>
      </w:pPr>
      <w:r>
        <w:tab/>
      </w:r>
      <w:r>
        <w:tab/>
      </w:r>
      <w:r>
        <w:tab/>
      </w:r>
      <w:r>
        <w:tab/>
        <w:t>outputsdefault.getEntityByType("ReportFF");</w:t>
      </w:r>
    </w:p>
    <w:p w:rsidR="0070359A" w:rsidRDefault="0070359A" w:rsidP="0070359A">
      <w:pPr>
        <w:pStyle w:val="Software"/>
      </w:pPr>
      <w:r>
        <w:tab/>
      </w:r>
      <w:r>
        <w:tab/>
      </w:r>
    </w:p>
    <w:p w:rsidR="0070359A" w:rsidRDefault="0070359A" w:rsidP="0070359A">
      <w:pPr>
        <w:pStyle w:val="Software"/>
      </w:pPr>
      <w:r>
        <w:t xml:space="preserve">        YellowPages yp=null; // only available for initiators of interactions</w:t>
      </w:r>
    </w:p>
    <w:p w:rsidR="0070359A" w:rsidRDefault="0070359A" w:rsidP="0070359A">
      <w:pPr>
        <w:pStyle w:val="Software"/>
      </w:pPr>
      <w:r>
        <w:t>//#start_node:INGENIASCodeComponent2 &lt;--- DO NOT REMOVE THIS</w:t>
      </w:r>
      <w:r>
        <w:tab/>
      </w:r>
    </w:p>
    <w:p w:rsidR="0070359A" w:rsidRDefault="0070359A" w:rsidP="0070359A">
      <w:pPr>
        <w:pStyle w:val="Software"/>
      </w:pPr>
    </w:p>
    <w:p w:rsidR="0070359A" w:rsidRDefault="0070359A" w:rsidP="0070359A">
      <w:pPr>
        <w:pStyle w:val="Software"/>
      </w:pPr>
    </w:p>
    <w:p w:rsidR="0070359A" w:rsidRDefault="0070359A" w:rsidP="0070359A">
      <w:pPr>
        <w:pStyle w:val="Software"/>
      </w:pPr>
      <w:r>
        <w:t>//@author William R Moser, william.moser@temple.edu</w:t>
      </w:r>
    </w:p>
    <w:p w:rsidR="0070359A" w:rsidRDefault="0070359A" w:rsidP="0070359A">
      <w:pPr>
        <w:pStyle w:val="Software"/>
      </w:pPr>
      <w:r>
        <w:t>//System.out.println("Report Task Start");</w:t>
      </w:r>
    </w:p>
    <w:p w:rsidR="0070359A" w:rsidRDefault="0070359A" w:rsidP="0070359A">
      <w:pPr>
        <w:pStyle w:val="Software"/>
      </w:pPr>
      <w:r>
        <w:t>double SX = eiIsSickFlag.getSickX();</w:t>
      </w:r>
    </w:p>
    <w:p w:rsidR="0070359A" w:rsidRDefault="0070359A" w:rsidP="0070359A">
      <w:pPr>
        <w:pStyle w:val="Software"/>
      </w:pPr>
      <w:r>
        <w:t>double SY = eiIsSickFlag.getSickY();</w:t>
      </w:r>
    </w:p>
    <w:p w:rsidR="0070359A" w:rsidRDefault="0070359A" w:rsidP="0070359A">
      <w:pPr>
        <w:pStyle w:val="Software"/>
      </w:pPr>
      <w:r>
        <w:t>int ID = eiIsSickFlag.getAgentID();</w:t>
      </w:r>
    </w:p>
    <w:p w:rsidR="0070359A" w:rsidRDefault="0070359A" w:rsidP="0070359A">
      <w:pPr>
        <w:pStyle w:val="Software"/>
      </w:pPr>
      <w:r>
        <w:t>double PercInfect = eiCitizenStatus.getPercInfect();</w:t>
      </w:r>
    </w:p>
    <w:p w:rsidR="0070359A" w:rsidRDefault="0070359A" w:rsidP="0070359A">
      <w:pPr>
        <w:pStyle w:val="Software"/>
      </w:pPr>
      <w:r>
        <w:t>double LengthInfect = eiCitizenStatus.getLengthInfect();</w:t>
      </w:r>
    </w:p>
    <w:p w:rsidR="0070359A" w:rsidRDefault="0070359A" w:rsidP="0070359A">
      <w:pPr>
        <w:pStyle w:val="Software"/>
      </w:pPr>
      <w:r>
        <w:t>outputsdefaultReportFF.setSickX(SX);</w:t>
      </w:r>
    </w:p>
    <w:p w:rsidR="0070359A" w:rsidRDefault="0070359A" w:rsidP="0070359A">
      <w:pPr>
        <w:pStyle w:val="Software"/>
      </w:pPr>
      <w:r>
        <w:t xml:space="preserve">outputsdefaultReportFF.setSickY(SY); </w:t>
      </w:r>
    </w:p>
    <w:p w:rsidR="0070359A" w:rsidRDefault="0070359A" w:rsidP="0070359A">
      <w:pPr>
        <w:pStyle w:val="Software"/>
      </w:pPr>
      <w:r>
        <w:t>outputsdefaultReportFF.setAgentID(ID);</w:t>
      </w:r>
    </w:p>
    <w:p w:rsidR="0070359A" w:rsidRDefault="0070359A" w:rsidP="0070359A">
      <w:pPr>
        <w:pStyle w:val="Software"/>
      </w:pPr>
      <w:r>
        <w:t>outputsdefaultReportFF.setPercInfect((int)PercInfect);</w:t>
      </w:r>
    </w:p>
    <w:p w:rsidR="0070359A" w:rsidRDefault="0070359A" w:rsidP="0070359A">
      <w:pPr>
        <w:pStyle w:val="Software"/>
      </w:pPr>
      <w:r>
        <w:t>outputsdefaultReportFF.setLengthInfect(LengthInfect);</w:t>
      </w:r>
    </w:p>
    <w:p w:rsidR="0070359A" w:rsidRDefault="0070359A" w:rsidP="0070359A">
      <w:pPr>
        <w:pStyle w:val="Software"/>
      </w:pPr>
      <w:r>
        <w:t>//System.out.println("Report Task Finished");</w:t>
      </w:r>
    </w:p>
    <w:p w:rsidR="0070359A" w:rsidRDefault="0070359A" w:rsidP="0070359A">
      <w:pPr>
        <w:pStyle w:val="Software"/>
      </w:pPr>
    </w:p>
    <w:p w:rsidR="0070359A" w:rsidRDefault="0070359A" w:rsidP="0070359A">
      <w:pPr>
        <w:pStyle w:val="Software"/>
      </w:pPr>
    </w:p>
    <w:p w:rsidR="0070359A" w:rsidRDefault="0070359A" w:rsidP="0070359A">
      <w:pPr>
        <w:pStyle w:val="Software"/>
      </w:pPr>
      <w:r>
        <w:t>//#end_node:INGENIASCodeComponent2 &lt;--- DO NOT REMOVE THIS</w:t>
      </w:r>
    </w:p>
    <w:p w:rsidR="0070359A" w:rsidRDefault="0070359A" w:rsidP="0070359A">
      <w:pPr>
        <w:pStyle w:val="Software"/>
      </w:pPr>
    </w:p>
    <w:p w:rsidR="0070359A" w:rsidRDefault="0070359A" w:rsidP="0070359A">
      <w:pPr>
        <w:pStyle w:val="Software"/>
      </w:pPr>
      <w:r>
        <w:t xml:space="preserve"> }</w:t>
      </w:r>
    </w:p>
    <w:p w:rsidR="0070359A" w:rsidRDefault="0070359A" w:rsidP="0070359A">
      <w:pPr>
        <w:pStyle w:val="Software"/>
      </w:pPr>
      <w:r>
        <w:t xml:space="preserve"> </w:t>
      </w:r>
    </w:p>
    <w:p w:rsidR="00EC59A9" w:rsidRDefault="0070359A" w:rsidP="0070359A">
      <w:pPr>
        <w:pStyle w:val="Software"/>
      </w:pPr>
      <w:r>
        <w:t>}</w:t>
      </w:r>
    </w:p>
    <w:p w:rsidR="0070359A" w:rsidRDefault="0070359A" w:rsidP="0070359A">
      <w:pPr>
        <w:pStyle w:val="Heading2"/>
      </w:pPr>
      <w:bookmarkStart w:id="179" w:name="_Toc260057413"/>
      <w:r>
        <w:t>SendSickLocTaskTask.java</w:t>
      </w:r>
      <w:bookmarkEnd w:id="179"/>
    </w:p>
    <w:p w:rsidR="0070359A" w:rsidRDefault="0070359A" w:rsidP="0070359A">
      <w:pPr>
        <w:pStyle w:val="Software"/>
      </w:pPr>
      <w:r>
        <w:t>package ingenias.jade.components;</w:t>
      </w:r>
    </w:p>
    <w:p w:rsidR="0070359A" w:rsidRDefault="0070359A" w:rsidP="0070359A">
      <w:pPr>
        <w:pStyle w:val="Software"/>
      </w:pPr>
      <w:r>
        <w:t>import java.util.*;</w:t>
      </w:r>
    </w:p>
    <w:p w:rsidR="0070359A" w:rsidRDefault="0070359A" w:rsidP="0070359A">
      <w:pPr>
        <w:pStyle w:val="Software"/>
      </w:pPr>
      <w:r>
        <w:t>import ingenias.jade.exception.*;</w:t>
      </w:r>
    </w:p>
    <w:p w:rsidR="0070359A" w:rsidRDefault="0070359A" w:rsidP="0070359A">
      <w:pPr>
        <w:pStyle w:val="Software"/>
      </w:pPr>
      <w:r>
        <w:t>import ingenias.jade.comm.*;</w:t>
      </w:r>
    </w:p>
    <w:p w:rsidR="0070359A" w:rsidRDefault="0070359A" w:rsidP="0070359A">
      <w:pPr>
        <w:pStyle w:val="Software"/>
      </w:pPr>
      <w:r>
        <w:t>import ingenias.jade.mental.*;</w:t>
      </w:r>
    </w:p>
    <w:p w:rsidR="0070359A" w:rsidRDefault="0070359A" w:rsidP="0070359A">
      <w:pPr>
        <w:pStyle w:val="Software"/>
      </w:pPr>
      <w:r>
        <w:t>import ingenias.editor.entities.*;</w:t>
      </w:r>
    </w:p>
    <w:p w:rsidR="0070359A" w:rsidRDefault="0070359A" w:rsidP="0070359A">
      <w:pPr>
        <w:pStyle w:val="Software"/>
      </w:pPr>
    </w:p>
    <w:p w:rsidR="0070359A" w:rsidRDefault="0070359A" w:rsidP="0070359A">
      <w:pPr>
        <w:pStyle w:val="Software"/>
      </w:pPr>
      <w:r>
        <w:t>public class SendSickLocTaskTask extends Task{</w:t>
      </w:r>
    </w:p>
    <w:p w:rsidR="0070359A" w:rsidRDefault="0070359A" w:rsidP="0070359A">
      <w:pPr>
        <w:pStyle w:val="Software"/>
      </w:pPr>
    </w:p>
    <w:p w:rsidR="0070359A" w:rsidRDefault="0070359A" w:rsidP="0070359A">
      <w:pPr>
        <w:pStyle w:val="Software"/>
      </w:pPr>
      <w:r>
        <w:t xml:space="preserve"> public SendSickLocTaskTask(String id){</w:t>
      </w:r>
    </w:p>
    <w:p w:rsidR="0070359A" w:rsidRDefault="0070359A" w:rsidP="0070359A">
      <w:pPr>
        <w:pStyle w:val="Software"/>
      </w:pPr>
      <w:r>
        <w:t xml:space="preserve">  super(id,"SendSickLocTask");</w:t>
      </w:r>
    </w:p>
    <w:p w:rsidR="0070359A" w:rsidRDefault="0070359A" w:rsidP="0070359A">
      <w:pPr>
        <w:pStyle w:val="Software"/>
      </w:pPr>
      <w:r>
        <w:t xml:space="preserve"> }</w:t>
      </w:r>
    </w:p>
    <w:p w:rsidR="0070359A" w:rsidRDefault="0070359A" w:rsidP="0070359A">
      <w:pPr>
        <w:pStyle w:val="Software"/>
      </w:pPr>
    </w:p>
    <w:p w:rsidR="0070359A" w:rsidRDefault="0070359A" w:rsidP="0070359A">
      <w:pPr>
        <w:pStyle w:val="Software"/>
      </w:pPr>
      <w:r>
        <w:t xml:space="preserve"> public void execute() throws TaskException{</w:t>
      </w:r>
    </w:p>
    <w:p w:rsidR="0070359A" w:rsidRDefault="0070359A" w:rsidP="0070359A">
      <w:pPr>
        <w:pStyle w:val="Software"/>
      </w:pPr>
    </w:p>
    <w:p w:rsidR="0070359A" w:rsidRDefault="0070359A" w:rsidP="0070359A">
      <w:pPr>
        <w:pStyle w:val="Software"/>
      </w:pPr>
      <w:r>
        <w:lastRenderedPageBreak/>
        <w:t xml:space="preserve">        SickLocFF  eiSickLocFF=(SickLocFF)this.getFirstInputOfType("SickLocFF");             </w:t>
      </w:r>
    </w:p>
    <w:p w:rsidR="0070359A" w:rsidRDefault="0070359A" w:rsidP="0070359A">
      <w:pPr>
        <w:pStyle w:val="Software"/>
      </w:pPr>
    </w:p>
    <w:p w:rsidR="0070359A" w:rsidRDefault="0070359A" w:rsidP="0070359A">
      <w:pPr>
        <w:pStyle w:val="Software"/>
      </w:pPr>
      <w:r>
        <w:t xml:space="preserve">        // This means that the task participates in the interaction SendInfect</w:t>
      </w:r>
    </w:p>
    <w:p w:rsidR="0070359A" w:rsidRDefault="0070359A" w:rsidP="0070359A">
      <w:pPr>
        <w:pStyle w:val="Software"/>
      </w:pPr>
      <w:r>
        <w:t xml:space="preserve">        RuntimeConversation  conversationContextSendInfect=this.getConversationContext();</w:t>
      </w:r>
    </w:p>
    <w:p w:rsidR="0070359A" w:rsidRDefault="0070359A" w:rsidP="0070359A">
      <w:pPr>
        <w:pStyle w:val="Software"/>
      </w:pPr>
    </w:p>
    <w:p w:rsidR="0070359A" w:rsidRDefault="0070359A" w:rsidP="0070359A">
      <w:pPr>
        <w:pStyle w:val="Software"/>
      </w:pPr>
      <w:r>
        <w:t xml:space="preserve">  </w:t>
      </w:r>
      <w:r>
        <w:tab/>
      </w:r>
      <w:r>
        <w:tab/>
        <w:t>Vector&lt;TaskOutput&gt; outputs = this.getOutputs();</w:t>
      </w:r>
    </w:p>
    <w:p w:rsidR="0070359A" w:rsidRDefault="0070359A" w:rsidP="0070359A">
      <w:pPr>
        <w:pStyle w:val="Software"/>
      </w:pPr>
      <w:r>
        <w:t xml:space="preserve">  </w:t>
      </w:r>
      <w:r>
        <w:tab/>
      </w:r>
      <w:r>
        <w:tab/>
        <w:t>TaskOutput defaultOutput= outputs.firstElement();</w:t>
      </w:r>
    </w:p>
    <w:p w:rsidR="0070359A" w:rsidRDefault="0070359A" w:rsidP="0070359A">
      <w:pPr>
        <w:pStyle w:val="Software"/>
      </w:pPr>
      <w:r>
        <w:t xml:space="preserve">  </w:t>
      </w:r>
      <w:r>
        <w:tab/>
      </w:r>
      <w:r>
        <w:tab/>
        <w:t xml:space="preserve">  </w:t>
      </w:r>
      <w:r>
        <w:tab/>
      </w:r>
    </w:p>
    <w:p w:rsidR="0070359A" w:rsidRDefault="0070359A" w:rsidP="0070359A">
      <w:pPr>
        <w:pStyle w:val="Software"/>
      </w:pPr>
      <w:r>
        <w:t xml:space="preserve">  </w:t>
      </w:r>
      <w:r>
        <w:tab/>
      </w:r>
      <w:r>
        <w:tab/>
        <w:t>TaskOutput</w:t>
      </w:r>
      <w:r>
        <w:tab/>
        <w:t>outputsdefault=findOutputAlternative("default",</w:t>
      </w:r>
    </w:p>
    <w:p w:rsidR="0070359A" w:rsidRDefault="0070359A" w:rsidP="0070359A">
      <w:pPr>
        <w:pStyle w:val="Software"/>
      </w:pPr>
      <w:r>
        <w:t xml:space="preserve">  </w:t>
      </w:r>
      <w:r>
        <w:tab/>
      </w:r>
      <w:r>
        <w:tab/>
      </w:r>
      <w:r>
        <w:tab/>
        <w:t>outputs);</w:t>
      </w:r>
    </w:p>
    <w:p w:rsidR="0070359A" w:rsidRDefault="0070359A" w:rsidP="0070359A">
      <w:pPr>
        <w:pStyle w:val="Software"/>
      </w:pPr>
      <w:r>
        <w:t xml:space="preserve">  </w:t>
      </w:r>
      <w:r>
        <w:tab/>
      </w:r>
      <w:r>
        <w:tab/>
      </w:r>
    </w:p>
    <w:p w:rsidR="0070359A" w:rsidRDefault="0070359A" w:rsidP="0070359A">
      <w:pPr>
        <w:pStyle w:val="Software"/>
      </w:pPr>
      <w:r>
        <w:tab/>
      </w:r>
      <w:r>
        <w:tab/>
        <w:t>SendSickLocFF outputsdefaultSendSickLocFF=</w:t>
      </w:r>
    </w:p>
    <w:p w:rsidR="0070359A" w:rsidRDefault="0070359A" w:rsidP="0070359A">
      <w:pPr>
        <w:pStyle w:val="Software"/>
      </w:pPr>
      <w:r>
        <w:tab/>
      </w:r>
      <w:r>
        <w:tab/>
      </w:r>
      <w:r>
        <w:tab/>
        <w:t>(SendSickLocFF)</w:t>
      </w:r>
    </w:p>
    <w:p w:rsidR="0070359A" w:rsidRDefault="0070359A" w:rsidP="0070359A">
      <w:pPr>
        <w:pStyle w:val="Software"/>
      </w:pPr>
      <w:r>
        <w:tab/>
      </w:r>
      <w:r>
        <w:tab/>
      </w:r>
      <w:r>
        <w:tab/>
      </w:r>
      <w:r>
        <w:tab/>
        <w:t>outputsdefault.getEntityByType("SendSickLocFF");</w:t>
      </w:r>
    </w:p>
    <w:p w:rsidR="0070359A" w:rsidRDefault="0070359A" w:rsidP="0070359A">
      <w:pPr>
        <w:pStyle w:val="Software"/>
      </w:pPr>
      <w:r>
        <w:tab/>
      </w:r>
      <w:r>
        <w:tab/>
      </w:r>
    </w:p>
    <w:p w:rsidR="0070359A" w:rsidRDefault="0070359A" w:rsidP="0070359A">
      <w:pPr>
        <w:pStyle w:val="Software"/>
      </w:pPr>
      <w:r>
        <w:t xml:space="preserve">        YellowPages yp=null; // only available for initiators of interactions</w:t>
      </w:r>
    </w:p>
    <w:p w:rsidR="0070359A" w:rsidRDefault="0070359A" w:rsidP="0070359A">
      <w:pPr>
        <w:pStyle w:val="Software"/>
      </w:pPr>
    </w:p>
    <w:p w:rsidR="0070359A" w:rsidRDefault="0070359A" w:rsidP="0070359A">
      <w:pPr>
        <w:pStyle w:val="Software"/>
      </w:pPr>
      <w:r>
        <w:t>//#start_node:INGENIASCodeComponent6 &lt;--- DO NOT REMOVE THIS</w:t>
      </w:r>
      <w:r>
        <w:tab/>
      </w:r>
    </w:p>
    <w:p w:rsidR="0070359A" w:rsidRDefault="0070359A" w:rsidP="0070359A">
      <w:pPr>
        <w:pStyle w:val="Software"/>
      </w:pPr>
    </w:p>
    <w:p w:rsidR="0070359A" w:rsidRDefault="0070359A" w:rsidP="0070359A">
      <w:pPr>
        <w:pStyle w:val="Software"/>
      </w:pPr>
      <w:r>
        <w:t>//@author William R Moser, william.moser@temple.edu</w:t>
      </w:r>
    </w:p>
    <w:p w:rsidR="0070359A" w:rsidRDefault="0070359A" w:rsidP="0070359A">
      <w:pPr>
        <w:pStyle w:val="Software"/>
      </w:pPr>
      <w:r>
        <w:t>//System.out.println("SendLocTask Start");</w:t>
      </w:r>
    </w:p>
    <w:p w:rsidR="0070359A" w:rsidRDefault="0070359A" w:rsidP="0070359A">
      <w:pPr>
        <w:pStyle w:val="Software"/>
      </w:pPr>
      <w:r>
        <w:t>double SX = eiSickLocFF.getSickX();</w:t>
      </w:r>
    </w:p>
    <w:p w:rsidR="0070359A" w:rsidRDefault="0070359A" w:rsidP="0070359A">
      <w:pPr>
        <w:pStyle w:val="Software"/>
      </w:pPr>
      <w:r>
        <w:t>double SY = eiSickLocFF.getSickY();</w:t>
      </w:r>
    </w:p>
    <w:p w:rsidR="0070359A" w:rsidRDefault="0070359A" w:rsidP="0070359A">
      <w:pPr>
        <w:pStyle w:val="Software"/>
      </w:pPr>
      <w:r>
        <w:t>int ID = eiSickLocFF.getAgentID();</w:t>
      </w:r>
    </w:p>
    <w:p w:rsidR="0070359A" w:rsidRDefault="0070359A" w:rsidP="0070359A">
      <w:pPr>
        <w:pStyle w:val="Software"/>
      </w:pPr>
      <w:r>
        <w:t>double PercInfect = eiSickLocFF.getPercInfect();</w:t>
      </w:r>
    </w:p>
    <w:p w:rsidR="0070359A" w:rsidRDefault="0070359A" w:rsidP="0070359A">
      <w:pPr>
        <w:pStyle w:val="Software"/>
      </w:pPr>
      <w:r>
        <w:t>double LengthInfect = eiSickLocFF.getLengthInfect();</w:t>
      </w:r>
    </w:p>
    <w:p w:rsidR="0070359A" w:rsidRDefault="0070359A" w:rsidP="0070359A">
      <w:pPr>
        <w:pStyle w:val="Software"/>
      </w:pPr>
      <w:r>
        <w:t>outputsdefaultSendSickLocFF.setSickX(SX);</w:t>
      </w:r>
    </w:p>
    <w:p w:rsidR="0070359A" w:rsidRDefault="0070359A" w:rsidP="0070359A">
      <w:pPr>
        <w:pStyle w:val="Software"/>
      </w:pPr>
      <w:r>
        <w:t xml:space="preserve">outputsdefaultSendSickLocFF.setSickY(SY); </w:t>
      </w:r>
    </w:p>
    <w:p w:rsidR="0070359A" w:rsidRDefault="0070359A" w:rsidP="0070359A">
      <w:pPr>
        <w:pStyle w:val="Software"/>
      </w:pPr>
      <w:r>
        <w:t>outputsdefaultSendSickLocFF.setAgentID(ID);</w:t>
      </w:r>
    </w:p>
    <w:p w:rsidR="0070359A" w:rsidRDefault="0070359A" w:rsidP="0070359A">
      <w:pPr>
        <w:pStyle w:val="Software"/>
      </w:pPr>
      <w:r>
        <w:t>outputsdefaultSendSickLocFF.setPercInfect((int)PercInfect);</w:t>
      </w:r>
    </w:p>
    <w:p w:rsidR="0070359A" w:rsidRDefault="0070359A" w:rsidP="0070359A">
      <w:pPr>
        <w:pStyle w:val="Software"/>
      </w:pPr>
      <w:r>
        <w:t>outputsdefaultSendSickLocFF.setLengthInfect(LengthInfect);</w:t>
      </w:r>
    </w:p>
    <w:p w:rsidR="0070359A" w:rsidRDefault="0070359A" w:rsidP="0070359A">
      <w:pPr>
        <w:pStyle w:val="Software"/>
      </w:pPr>
      <w:r>
        <w:t>//System.out.println("Send Task Finished");</w:t>
      </w:r>
    </w:p>
    <w:p w:rsidR="0070359A" w:rsidRDefault="0070359A" w:rsidP="0070359A">
      <w:pPr>
        <w:pStyle w:val="Software"/>
      </w:pPr>
    </w:p>
    <w:p w:rsidR="0070359A" w:rsidRDefault="0070359A" w:rsidP="0070359A">
      <w:pPr>
        <w:pStyle w:val="Software"/>
      </w:pPr>
      <w:r>
        <w:t>//#end_node:INGENIASCodeComponent6 &lt;--- DO NOT REMOVE THIS</w:t>
      </w:r>
    </w:p>
    <w:p w:rsidR="0070359A" w:rsidRDefault="0070359A" w:rsidP="0070359A">
      <w:pPr>
        <w:pStyle w:val="Software"/>
      </w:pPr>
    </w:p>
    <w:p w:rsidR="0070359A" w:rsidRDefault="0070359A" w:rsidP="0070359A">
      <w:pPr>
        <w:pStyle w:val="Software"/>
      </w:pPr>
      <w:r>
        <w:t xml:space="preserve"> }</w:t>
      </w:r>
    </w:p>
    <w:p w:rsidR="0070359A" w:rsidRDefault="0070359A" w:rsidP="0070359A">
      <w:pPr>
        <w:pStyle w:val="Software"/>
      </w:pPr>
      <w:r>
        <w:t xml:space="preserve"> </w:t>
      </w:r>
    </w:p>
    <w:p w:rsidR="0070359A" w:rsidRDefault="0070359A" w:rsidP="0070359A">
      <w:pPr>
        <w:pStyle w:val="Software"/>
      </w:pPr>
      <w:r>
        <w:t>}</w:t>
      </w:r>
    </w:p>
    <w:p w:rsidR="0070359A" w:rsidRDefault="0070359A" w:rsidP="0070359A">
      <w:pPr>
        <w:pStyle w:val="Heading2"/>
      </w:pPr>
      <w:bookmarkStart w:id="180" w:name="_Toc260057414"/>
      <w:r>
        <w:t>TestTaskTask.java</w:t>
      </w:r>
      <w:bookmarkEnd w:id="180"/>
    </w:p>
    <w:p w:rsidR="0070359A" w:rsidRDefault="0070359A" w:rsidP="0070359A">
      <w:pPr>
        <w:pStyle w:val="Software"/>
      </w:pPr>
      <w:r>
        <w:t>package ingenias.jade.components;</w:t>
      </w:r>
    </w:p>
    <w:p w:rsidR="0070359A" w:rsidRDefault="0070359A" w:rsidP="0070359A">
      <w:pPr>
        <w:pStyle w:val="Software"/>
      </w:pPr>
      <w:r>
        <w:t>import java.util.*;</w:t>
      </w:r>
    </w:p>
    <w:p w:rsidR="0070359A" w:rsidRDefault="0070359A" w:rsidP="0070359A">
      <w:pPr>
        <w:pStyle w:val="Software"/>
      </w:pPr>
      <w:r>
        <w:t>import ingenias.jade.exception.*;</w:t>
      </w:r>
    </w:p>
    <w:p w:rsidR="0070359A" w:rsidRDefault="0070359A" w:rsidP="0070359A">
      <w:pPr>
        <w:pStyle w:val="Software"/>
      </w:pPr>
      <w:r>
        <w:t>import ingenias.jade.comm.*;</w:t>
      </w:r>
    </w:p>
    <w:p w:rsidR="0070359A" w:rsidRDefault="0070359A" w:rsidP="0070359A">
      <w:pPr>
        <w:pStyle w:val="Software"/>
      </w:pPr>
      <w:r>
        <w:t>import ingenias.jade.mental.*;</w:t>
      </w:r>
    </w:p>
    <w:p w:rsidR="0070359A" w:rsidRDefault="0070359A" w:rsidP="0070359A">
      <w:pPr>
        <w:pStyle w:val="Software"/>
      </w:pPr>
      <w:r>
        <w:t>import ingenias.editor.entities.*;</w:t>
      </w:r>
    </w:p>
    <w:p w:rsidR="0070359A" w:rsidRDefault="0070359A" w:rsidP="0070359A">
      <w:pPr>
        <w:pStyle w:val="Software"/>
      </w:pPr>
    </w:p>
    <w:p w:rsidR="0070359A" w:rsidRDefault="0070359A" w:rsidP="0070359A">
      <w:pPr>
        <w:pStyle w:val="Software"/>
      </w:pPr>
      <w:r>
        <w:t>public class TestTaskTask extends Task{</w:t>
      </w:r>
    </w:p>
    <w:p w:rsidR="0070359A" w:rsidRDefault="0070359A" w:rsidP="0070359A">
      <w:pPr>
        <w:pStyle w:val="Software"/>
      </w:pPr>
    </w:p>
    <w:p w:rsidR="0070359A" w:rsidRDefault="0070359A" w:rsidP="0070359A">
      <w:pPr>
        <w:pStyle w:val="Software"/>
      </w:pPr>
      <w:r>
        <w:t xml:space="preserve"> public TestTaskTask(String id){</w:t>
      </w:r>
    </w:p>
    <w:p w:rsidR="0070359A" w:rsidRDefault="0070359A" w:rsidP="0070359A">
      <w:pPr>
        <w:pStyle w:val="Software"/>
      </w:pPr>
      <w:r>
        <w:t xml:space="preserve">  super(id,"TestTask");</w:t>
      </w:r>
    </w:p>
    <w:p w:rsidR="0070359A" w:rsidRDefault="0070359A" w:rsidP="0070359A">
      <w:pPr>
        <w:pStyle w:val="Software"/>
      </w:pPr>
      <w:r>
        <w:t xml:space="preserve"> }</w:t>
      </w:r>
    </w:p>
    <w:p w:rsidR="0070359A" w:rsidRDefault="0070359A" w:rsidP="0070359A">
      <w:pPr>
        <w:pStyle w:val="Software"/>
      </w:pPr>
    </w:p>
    <w:p w:rsidR="0070359A" w:rsidRDefault="0070359A" w:rsidP="0070359A">
      <w:pPr>
        <w:pStyle w:val="Software"/>
      </w:pPr>
      <w:r>
        <w:t xml:space="preserve"> public void execute() throws TaskException{</w:t>
      </w:r>
    </w:p>
    <w:p w:rsidR="0070359A" w:rsidRDefault="0070359A" w:rsidP="0070359A">
      <w:pPr>
        <w:pStyle w:val="Software"/>
      </w:pPr>
    </w:p>
    <w:p w:rsidR="0070359A" w:rsidRDefault="0070359A" w:rsidP="0070359A">
      <w:pPr>
        <w:pStyle w:val="Software"/>
      </w:pPr>
      <w:r>
        <w:t xml:space="preserve">        ReportFF  eiReportFF=(ReportFF)this.getFirstInputOfType("ReportFF");             </w:t>
      </w:r>
    </w:p>
    <w:p w:rsidR="0070359A" w:rsidRDefault="0070359A" w:rsidP="0070359A">
      <w:pPr>
        <w:pStyle w:val="Software"/>
      </w:pPr>
    </w:p>
    <w:p w:rsidR="0070359A" w:rsidRDefault="0070359A" w:rsidP="0070359A">
      <w:pPr>
        <w:pStyle w:val="Software"/>
      </w:pPr>
      <w:r>
        <w:t xml:space="preserve">        // This means that the task participates in the interaction CoordCitInteraction</w:t>
      </w:r>
    </w:p>
    <w:p w:rsidR="0070359A" w:rsidRDefault="0070359A" w:rsidP="0070359A">
      <w:pPr>
        <w:pStyle w:val="Software"/>
      </w:pPr>
      <w:r>
        <w:t xml:space="preserve">        RuntimeConversation  conversationContextCoordCitInteraction=this.getConversationContext();</w:t>
      </w:r>
    </w:p>
    <w:p w:rsidR="0070359A" w:rsidRDefault="0070359A" w:rsidP="0070359A">
      <w:pPr>
        <w:pStyle w:val="Software"/>
      </w:pPr>
    </w:p>
    <w:p w:rsidR="0070359A" w:rsidRDefault="0070359A" w:rsidP="0070359A">
      <w:pPr>
        <w:pStyle w:val="Software"/>
      </w:pPr>
      <w:r>
        <w:t xml:space="preserve">  </w:t>
      </w:r>
      <w:r>
        <w:tab/>
      </w:r>
      <w:r>
        <w:tab/>
        <w:t>Vector&lt;TaskOutput&gt; outputs = this.getOutputs();</w:t>
      </w:r>
    </w:p>
    <w:p w:rsidR="0070359A" w:rsidRDefault="0070359A" w:rsidP="0070359A">
      <w:pPr>
        <w:pStyle w:val="Software"/>
      </w:pPr>
      <w:r>
        <w:t xml:space="preserve">  </w:t>
      </w:r>
      <w:r>
        <w:tab/>
      </w:r>
      <w:r>
        <w:tab/>
        <w:t>TaskOutput defaultOutput= outputs.firstElement();</w:t>
      </w:r>
    </w:p>
    <w:p w:rsidR="0070359A" w:rsidRDefault="0070359A" w:rsidP="0070359A">
      <w:pPr>
        <w:pStyle w:val="Software"/>
      </w:pPr>
      <w:r>
        <w:t xml:space="preserve"> </w:t>
      </w:r>
    </w:p>
    <w:p w:rsidR="0070359A" w:rsidRDefault="0070359A" w:rsidP="0070359A">
      <w:pPr>
        <w:pStyle w:val="Software"/>
      </w:pPr>
      <w:r>
        <w:t xml:space="preserve">  </w:t>
      </w:r>
      <w:r>
        <w:tab/>
      </w:r>
      <w:r>
        <w:tab/>
        <w:t>TaskOutput</w:t>
      </w:r>
      <w:r>
        <w:tab/>
        <w:t>outputsdefault=findOutputAlternative("default",</w:t>
      </w:r>
    </w:p>
    <w:p w:rsidR="0070359A" w:rsidRDefault="0070359A" w:rsidP="0070359A">
      <w:pPr>
        <w:pStyle w:val="Software"/>
      </w:pPr>
      <w:r>
        <w:t xml:space="preserve"> </w:t>
      </w:r>
      <w:r>
        <w:tab/>
      </w:r>
      <w:r>
        <w:tab/>
      </w:r>
      <w:r>
        <w:tab/>
      </w:r>
      <w:r>
        <w:tab/>
        <w:t>outputs);</w:t>
      </w:r>
    </w:p>
    <w:p w:rsidR="0070359A" w:rsidRDefault="0070359A" w:rsidP="0070359A">
      <w:pPr>
        <w:pStyle w:val="Software"/>
      </w:pPr>
      <w:r>
        <w:t xml:space="preserve">  </w:t>
      </w:r>
      <w:r>
        <w:tab/>
      </w:r>
      <w:r>
        <w:tab/>
      </w:r>
    </w:p>
    <w:p w:rsidR="0070359A" w:rsidRDefault="0070359A" w:rsidP="0070359A">
      <w:pPr>
        <w:pStyle w:val="Software"/>
      </w:pPr>
      <w:r>
        <w:tab/>
      </w:r>
      <w:r>
        <w:tab/>
        <w:t>RuntimeConversation outputsdefaultSendInfect=</w:t>
      </w:r>
    </w:p>
    <w:p w:rsidR="0070359A" w:rsidRDefault="0070359A" w:rsidP="0070359A">
      <w:pPr>
        <w:pStyle w:val="Software"/>
      </w:pPr>
      <w:r>
        <w:tab/>
      </w:r>
      <w:r>
        <w:tab/>
      </w:r>
      <w:r>
        <w:tab/>
        <w:t>(RuntimeConversation)</w:t>
      </w:r>
    </w:p>
    <w:p w:rsidR="0070359A" w:rsidRDefault="0070359A" w:rsidP="0070359A">
      <w:pPr>
        <w:pStyle w:val="Software"/>
      </w:pPr>
      <w:r>
        <w:tab/>
      </w:r>
      <w:r>
        <w:tab/>
      </w:r>
      <w:r>
        <w:tab/>
      </w:r>
      <w:r>
        <w:tab/>
        <w:t>outputsdefault.getEntityByType("SendInfect");</w:t>
      </w:r>
    </w:p>
    <w:p w:rsidR="0070359A" w:rsidRDefault="0070359A" w:rsidP="0070359A">
      <w:pPr>
        <w:pStyle w:val="Software"/>
      </w:pPr>
      <w:r>
        <w:tab/>
      </w:r>
      <w:r>
        <w:tab/>
      </w:r>
    </w:p>
    <w:p w:rsidR="0070359A" w:rsidRDefault="0070359A" w:rsidP="0070359A">
      <w:pPr>
        <w:pStyle w:val="Software"/>
      </w:pPr>
      <w:r>
        <w:tab/>
      </w:r>
      <w:r>
        <w:tab/>
        <w:t>SickLocFF outputsdefaultSickLocFF=</w:t>
      </w:r>
    </w:p>
    <w:p w:rsidR="0070359A" w:rsidRDefault="0070359A" w:rsidP="0070359A">
      <w:pPr>
        <w:pStyle w:val="Software"/>
      </w:pPr>
      <w:r>
        <w:tab/>
      </w:r>
      <w:r>
        <w:tab/>
      </w:r>
      <w:r>
        <w:tab/>
        <w:t>(SickLocFF)</w:t>
      </w:r>
    </w:p>
    <w:p w:rsidR="0070359A" w:rsidRDefault="0070359A" w:rsidP="0070359A">
      <w:pPr>
        <w:pStyle w:val="Software"/>
      </w:pPr>
      <w:r>
        <w:tab/>
      </w:r>
      <w:r>
        <w:tab/>
      </w:r>
      <w:r>
        <w:tab/>
      </w:r>
      <w:r>
        <w:tab/>
        <w:t>outputsdefault.getEntityByType("SickLocFF");</w:t>
      </w:r>
    </w:p>
    <w:p w:rsidR="0070359A" w:rsidRDefault="0070359A" w:rsidP="0070359A">
      <w:pPr>
        <w:pStyle w:val="Software"/>
      </w:pPr>
      <w:r>
        <w:tab/>
      </w:r>
    </w:p>
    <w:p w:rsidR="0070359A" w:rsidRDefault="0070359A" w:rsidP="0070359A">
      <w:pPr>
        <w:pStyle w:val="Software"/>
      </w:pPr>
      <w:r>
        <w:t xml:space="preserve">        YellowPages yp=null; // only available for initiators of interactions</w:t>
      </w:r>
    </w:p>
    <w:p w:rsidR="0070359A" w:rsidRDefault="0070359A" w:rsidP="0070359A">
      <w:pPr>
        <w:pStyle w:val="Software"/>
      </w:pPr>
    </w:p>
    <w:p w:rsidR="0070359A" w:rsidRDefault="0070359A" w:rsidP="0070359A">
      <w:pPr>
        <w:pStyle w:val="Software"/>
      </w:pPr>
      <w:r>
        <w:tab/>
        <w:t xml:space="preserve">// This task can produce an interaction of type SendInfect by working with its conversation object       </w:t>
      </w:r>
    </w:p>
    <w:p w:rsidR="0070359A" w:rsidRDefault="0070359A" w:rsidP="0070359A">
      <w:pPr>
        <w:pStyle w:val="Software"/>
      </w:pPr>
      <w:r>
        <w:t xml:space="preserve">        // To define manually who are the collaborator involved. Your selection will be verified</w:t>
      </w:r>
    </w:p>
    <w:p w:rsidR="0070359A" w:rsidRDefault="0070359A" w:rsidP="0070359A">
      <w:pPr>
        <w:pStyle w:val="Software"/>
      </w:pPr>
      <w:r>
        <w:t xml:space="preserve">        // in runtime. Pay attention to log messages to detect errors. You can use the yello pages</w:t>
      </w:r>
    </w:p>
    <w:p w:rsidR="0070359A" w:rsidRDefault="0070359A" w:rsidP="0070359A">
      <w:pPr>
        <w:pStyle w:val="Software"/>
      </w:pPr>
      <w:r>
        <w:t xml:space="preserve">        // service to locate other agents</w:t>
      </w:r>
    </w:p>
    <w:p w:rsidR="0070359A" w:rsidRDefault="0070359A" w:rsidP="0070359A">
      <w:pPr>
        <w:pStyle w:val="Software"/>
      </w:pPr>
      <w:r>
        <w:t xml:space="preserve">        yp=(YellowPages)this.getApplication("YellowPages");</w:t>
      </w:r>
    </w:p>
    <w:p w:rsidR="0070359A" w:rsidRDefault="0070359A" w:rsidP="0070359A">
      <w:pPr>
        <w:pStyle w:val="Software"/>
      </w:pPr>
    </w:p>
    <w:p w:rsidR="0070359A" w:rsidRDefault="0070359A" w:rsidP="0070359A">
      <w:pPr>
        <w:pStyle w:val="Software"/>
      </w:pPr>
      <w:r>
        <w:t>//  Uncomment the following and write down a proper local id of the agent</w:t>
      </w:r>
    </w:p>
    <w:p w:rsidR="0070359A" w:rsidRDefault="0070359A" w:rsidP="0070359A">
      <w:pPr>
        <w:pStyle w:val="Software"/>
      </w:pPr>
      <w:r>
        <w:t xml:space="preserve">        // Find an agent playing the role "CitRole"</w:t>
      </w:r>
    </w:p>
    <w:p w:rsidR="0070359A" w:rsidRDefault="0070359A" w:rsidP="0070359A">
      <w:pPr>
        <w:pStyle w:val="Software"/>
      </w:pPr>
      <w:r>
        <w:t xml:space="preserve">      </w:t>
      </w:r>
      <w:r>
        <w:tab/>
        <w:t>//eoSendInfect.addCollaborators("Local ID of the collaborator");</w:t>
      </w:r>
    </w:p>
    <w:p w:rsidR="0070359A" w:rsidRDefault="0070359A" w:rsidP="0070359A">
      <w:pPr>
        <w:pStyle w:val="Software"/>
      </w:pPr>
    </w:p>
    <w:p w:rsidR="0070359A" w:rsidRDefault="0070359A" w:rsidP="0070359A">
      <w:pPr>
        <w:pStyle w:val="Software"/>
      </w:pPr>
      <w:r>
        <w:t>//#start_node:INGENIASCodeComponent3 &lt;--- DO NOT REMOVE THIS</w:t>
      </w:r>
    </w:p>
    <w:p w:rsidR="0070359A" w:rsidRDefault="0070359A" w:rsidP="0070359A">
      <w:pPr>
        <w:pStyle w:val="Software"/>
      </w:pPr>
    </w:p>
    <w:p w:rsidR="0070359A" w:rsidRDefault="0070359A" w:rsidP="0070359A">
      <w:pPr>
        <w:pStyle w:val="Software"/>
      </w:pPr>
      <w:r>
        <w:t>//@author William R Moser, william.moser@temple.edu</w:t>
      </w:r>
    </w:p>
    <w:p w:rsidR="0070359A" w:rsidRDefault="0070359A" w:rsidP="0070359A">
      <w:pPr>
        <w:pStyle w:val="Software"/>
      </w:pPr>
      <w:r>
        <w:t>double SX = 0;</w:t>
      </w:r>
    </w:p>
    <w:p w:rsidR="0070359A" w:rsidRDefault="0070359A" w:rsidP="0070359A">
      <w:pPr>
        <w:pStyle w:val="Software"/>
      </w:pPr>
      <w:r>
        <w:t>double SY = 0;</w:t>
      </w:r>
    </w:p>
    <w:p w:rsidR="0070359A" w:rsidRDefault="0070359A" w:rsidP="0070359A">
      <w:pPr>
        <w:pStyle w:val="Software"/>
      </w:pPr>
      <w:r>
        <w:t>int ID = 0;</w:t>
      </w:r>
    </w:p>
    <w:p w:rsidR="0070359A" w:rsidRDefault="0070359A" w:rsidP="0070359A">
      <w:pPr>
        <w:pStyle w:val="Software"/>
      </w:pPr>
      <w:r>
        <w:t>double PercInfect = 0;</w:t>
      </w:r>
    </w:p>
    <w:p w:rsidR="0070359A" w:rsidRDefault="0070359A" w:rsidP="0070359A">
      <w:pPr>
        <w:pStyle w:val="Software"/>
      </w:pPr>
      <w:r>
        <w:t>double LengthInfect = 0;</w:t>
      </w:r>
    </w:p>
    <w:p w:rsidR="0070359A" w:rsidRDefault="0070359A" w:rsidP="0070359A">
      <w:pPr>
        <w:pStyle w:val="Software"/>
      </w:pPr>
      <w:r>
        <w:t>SX = eiReportFF.getSickX();</w:t>
      </w:r>
    </w:p>
    <w:p w:rsidR="0070359A" w:rsidRDefault="0070359A" w:rsidP="0070359A">
      <w:pPr>
        <w:pStyle w:val="Software"/>
      </w:pPr>
      <w:r>
        <w:t>SY = eiReportFF.getSickY();</w:t>
      </w:r>
    </w:p>
    <w:p w:rsidR="0070359A" w:rsidRDefault="0070359A" w:rsidP="0070359A">
      <w:pPr>
        <w:pStyle w:val="Software"/>
      </w:pPr>
      <w:r>
        <w:t>ID = eiReportFF.getAgentID();</w:t>
      </w:r>
    </w:p>
    <w:p w:rsidR="0070359A" w:rsidRDefault="0070359A" w:rsidP="0070359A">
      <w:pPr>
        <w:pStyle w:val="Software"/>
      </w:pPr>
      <w:r>
        <w:t>PercInfect = eiReportFF.getPercInfect();</w:t>
      </w:r>
    </w:p>
    <w:p w:rsidR="0070359A" w:rsidRDefault="0070359A" w:rsidP="0070359A">
      <w:pPr>
        <w:pStyle w:val="Software"/>
      </w:pPr>
      <w:r>
        <w:t>LengthInfect = eiReportFF.getLengthInfect();</w:t>
      </w:r>
    </w:p>
    <w:p w:rsidR="0070359A" w:rsidRDefault="0070359A" w:rsidP="0070359A">
      <w:pPr>
        <w:pStyle w:val="Software"/>
      </w:pPr>
      <w:r>
        <w:t>outputsdefaultSickLocFF.setSickX(SX);</w:t>
      </w:r>
    </w:p>
    <w:p w:rsidR="0070359A" w:rsidRDefault="0070359A" w:rsidP="0070359A">
      <w:pPr>
        <w:pStyle w:val="Software"/>
      </w:pPr>
      <w:r>
        <w:lastRenderedPageBreak/>
        <w:t>outputsdefaultSickLocFF.setSickY(SY);</w:t>
      </w:r>
    </w:p>
    <w:p w:rsidR="0070359A" w:rsidRDefault="0070359A" w:rsidP="0070359A">
      <w:pPr>
        <w:pStyle w:val="Software"/>
      </w:pPr>
      <w:r>
        <w:t>outputsdefaultSickLocFF.setAgentID(ID);</w:t>
      </w:r>
    </w:p>
    <w:p w:rsidR="0070359A" w:rsidRDefault="0070359A" w:rsidP="0070359A">
      <w:pPr>
        <w:pStyle w:val="Software"/>
      </w:pPr>
      <w:r>
        <w:t>outputsdefaultSickLocFF.setPercInfect(PercInfect);</w:t>
      </w:r>
    </w:p>
    <w:p w:rsidR="0070359A" w:rsidRDefault="0070359A" w:rsidP="0070359A">
      <w:pPr>
        <w:pStyle w:val="Software"/>
      </w:pPr>
      <w:r>
        <w:t>outputsdefaultSickLocFF.setLengthInfect(LengthInfect);</w:t>
      </w:r>
    </w:p>
    <w:p w:rsidR="0070359A" w:rsidRDefault="0070359A" w:rsidP="0070359A">
      <w:pPr>
        <w:pStyle w:val="Software"/>
      </w:pPr>
      <w:r>
        <w:t>//System.out.println("Convo dump" +ID +", " +SX +", " +SY);</w:t>
      </w:r>
    </w:p>
    <w:p w:rsidR="0070359A" w:rsidRDefault="0070359A" w:rsidP="0070359A">
      <w:pPr>
        <w:pStyle w:val="Software"/>
      </w:pPr>
      <w:r>
        <w:t>//#end_node:INGENIASCodeComponent3 &lt;--- DO NOT REMOVE THIS</w:t>
      </w:r>
    </w:p>
    <w:p w:rsidR="0070359A" w:rsidRDefault="0070359A" w:rsidP="0070359A">
      <w:pPr>
        <w:pStyle w:val="Software"/>
      </w:pPr>
    </w:p>
    <w:p w:rsidR="0070359A" w:rsidRDefault="0070359A" w:rsidP="0070359A">
      <w:pPr>
        <w:pStyle w:val="Software"/>
      </w:pPr>
      <w:r>
        <w:t xml:space="preserve"> }</w:t>
      </w:r>
    </w:p>
    <w:p w:rsidR="0070359A" w:rsidRDefault="0070359A" w:rsidP="0070359A">
      <w:pPr>
        <w:pStyle w:val="Software"/>
      </w:pPr>
      <w:r>
        <w:t xml:space="preserve"> </w:t>
      </w:r>
    </w:p>
    <w:p w:rsidR="0070359A" w:rsidRDefault="0070359A" w:rsidP="0070359A">
      <w:pPr>
        <w:pStyle w:val="Software"/>
      </w:pPr>
      <w:r>
        <w:t>}</w:t>
      </w:r>
    </w:p>
    <w:p w:rsidR="0070359A" w:rsidRDefault="0070359A" w:rsidP="0070359A">
      <w:pPr>
        <w:pStyle w:val="Heading2"/>
      </w:pPr>
      <w:bookmarkStart w:id="181" w:name="_Toc260057415"/>
      <w:r>
        <w:t>WaitForSickTask.java</w:t>
      </w:r>
      <w:bookmarkEnd w:id="181"/>
    </w:p>
    <w:p w:rsidR="0070359A" w:rsidRDefault="0070359A" w:rsidP="0070359A">
      <w:pPr>
        <w:pStyle w:val="Software"/>
      </w:pPr>
      <w:r>
        <w:t>package ingenias.jade.components;</w:t>
      </w:r>
    </w:p>
    <w:p w:rsidR="0070359A" w:rsidRDefault="0070359A" w:rsidP="0070359A">
      <w:pPr>
        <w:pStyle w:val="Software"/>
      </w:pPr>
      <w:r>
        <w:t>import java.util.*;</w:t>
      </w:r>
    </w:p>
    <w:p w:rsidR="0070359A" w:rsidRDefault="0070359A" w:rsidP="0070359A">
      <w:pPr>
        <w:pStyle w:val="Software"/>
      </w:pPr>
      <w:r>
        <w:t>import ingenias.jade.exception.*;</w:t>
      </w:r>
    </w:p>
    <w:p w:rsidR="0070359A" w:rsidRDefault="0070359A" w:rsidP="0070359A">
      <w:pPr>
        <w:pStyle w:val="Software"/>
      </w:pPr>
      <w:r>
        <w:t>import ingenias.jade.comm.*;</w:t>
      </w:r>
    </w:p>
    <w:p w:rsidR="0070359A" w:rsidRDefault="0070359A" w:rsidP="0070359A">
      <w:pPr>
        <w:pStyle w:val="Software"/>
      </w:pPr>
      <w:r>
        <w:t>import ingenias.jade.mental.*;</w:t>
      </w:r>
    </w:p>
    <w:p w:rsidR="0070359A" w:rsidRDefault="0070359A" w:rsidP="0070359A">
      <w:pPr>
        <w:pStyle w:val="Software"/>
      </w:pPr>
      <w:r>
        <w:t>import ingenias.editor.entities.*;</w:t>
      </w:r>
    </w:p>
    <w:p w:rsidR="0070359A" w:rsidRDefault="0070359A" w:rsidP="0070359A">
      <w:pPr>
        <w:pStyle w:val="Software"/>
      </w:pPr>
    </w:p>
    <w:p w:rsidR="0070359A" w:rsidRDefault="0070359A" w:rsidP="0070359A">
      <w:pPr>
        <w:pStyle w:val="Software"/>
      </w:pPr>
      <w:r>
        <w:t>public class WaitForSickTask extends Task{</w:t>
      </w:r>
    </w:p>
    <w:p w:rsidR="0070359A" w:rsidRDefault="0070359A" w:rsidP="0070359A">
      <w:pPr>
        <w:pStyle w:val="Software"/>
      </w:pPr>
    </w:p>
    <w:p w:rsidR="0070359A" w:rsidRDefault="0070359A" w:rsidP="0070359A">
      <w:pPr>
        <w:pStyle w:val="Software"/>
      </w:pPr>
      <w:r>
        <w:t xml:space="preserve"> public WaitForSickTask(String id){</w:t>
      </w:r>
    </w:p>
    <w:p w:rsidR="0070359A" w:rsidRDefault="0070359A" w:rsidP="0070359A">
      <w:pPr>
        <w:pStyle w:val="Software"/>
      </w:pPr>
      <w:r>
        <w:t xml:space="preserve">  super(id,"WaitForSick");</w:t>
      </w:r>
    </w:p>
    <w:p w:rsidR="0070359A" w:rsidRDefault="0070359A" w:rsidP="0070359A">
      <w:pPr>
        <w:pStyle w:val="Software"/>
      </w:pPr>
      <w:r>
        <w:t xml:space="preserve"> }</w:t>
      </w:r>
    </w:p>
    <w:p w:rsidR="0070359A" w:rsidRDefault="0070359A" w:rsidP="0070359A">
      <w:pPr>
        <w:pStyle w:val="Software"/>
      </w:pPr>
    </w:p>
    <w:p w:rsidR="0070359A" w:rsidRDefault="0070359A" w:rsidP="0070359A">
      <w:pPr>
        <w:pStyle w:val="Software"/>
      </w:pPr>
      <w:r>
        <w:t xml:space="preserve"> public void execute() throws TaskException{</w:t>
      </w:r>
    </w:p>
    <w:p w:rsidR="0070359A" w:rsidRDefault="0070359A" w:rsidP="0070359A">
      <w:pPr>
        <w:pStyle w:val="Software"/>
      </w:pPr>
      <w:r>
        <w:t xml:space="preserve">   try{</w:t>
      </w:r>
    </w:p>
    <w:p w:rsidR="0070359A" w:rsidRDefault="0070359A" w:rsidP="0070359A">
      <w:pPr>
        <w:pStyle w:val="Software"/>
      </w:pPr>
      <w:r>
        <w:t xml:space="preserve">     execute2();</w:t>
      </w:r>
    </w:p>
    <w:p w:rsidR="0070359A" w:rsidRDefault="0070359A" w:rsidP="0070359A">
      <w:pPr>
        <w:pStyle w:val="Software"/>
      </w:pPr>
      <w:r>
        <w:t xml:space="preserve"> }</w:t>
      </w:r>
    </w:p>
    <w:p w:rsidR="0070359A" w:rsidRDefault="0070359A" w:rsidP="0070359A">
      <w:pPr>
        <w:pStyle w:val="Software"/>
      </w:pPr>
      <w:r>
        <w:t xml:space="preserve">   catch(InterruptedException e){</w:t>
      </w:r>
    </w:p>
    <w:p w:rsidR="0070359A" w:rsidRDefault="0070359A" w:rsidP="0070359A">
      <w:pPr>
        <w:pStyle w:val="Software"/>
      </w:pPr>
      <w:r>
        <w:t xml:space="preserve">       System.out.println(e);</w:t>
      </w:r>
    </w:p>
    <w:p w:rsidR="0070359A" w:rsidRDefault="0070359A" w:rsidP="0070359A">
      <w:pPr>
        <w:pStyle w:val="Software"/>
      </w:pPr>
      <w:r>
        <w:t xml:space="preserve">   }</w:t>
      </w:r>
    </w:p>
    <w:p w:rsidR="0070359A" w:rsidRDefault="0070359A" w:rsidP="0070359A">
      <w:pPr>
        <w:pStyle w:val="Software"/>
      </w:pPr>
      <w:r>
        <w:t xml:space="preserve"> }</w:t>
      </w:r>
    </w:p>
    <w:p w:rsidR="0070359A" w:rsidRDefault="0070359A" w:rsidP="0070359A">
      <w:pPr>
        <w:pStyle w:val="Software"/>
      </w:pPr>
      <w:r>
        <w:t xml:space="preserve"> public void execute2() throws InterruptedException{</w:t>
      </w:r>
    </w:p>
    <w:p w:rsidR="0070359A" w:rsidRDefault="0070359A" w:rsidP="0070359A">
      <w:pPr>
        <w:pStyle w:val="Software"/>
      </w:pPr>
    </w:p>
    <w:p w:rsidR="0070359A" w:rsidRDefault="0070359A" w:rsidP="0070359A">
      <w:pPr>
        <w:pStyle w:val="Software"/>
      </w:pPr>
      <w:r>
        <w:t xml:space="preserve">        DoWaitForSick  eiDoWaitForSick=(DoWaitForSick)this.getFirstInputOfType("DoWaitForSick");</w:t>
      </w:r>
    </w:p>
    <w:p w:rsidR="0070359A" w:rsidRDefault="0070359A" w:rsidP="0070359A">
      <w:pPr>
        <w:pStyle w:val="Software"/>
      </w:pPr>
    </w:p>
    <w:p w:rsidR="0070359A" w:rsidRDefault="0070359A" w:rsidP="0070359A">
      <w:pPr>
        <w:pStyle w:val="Software"/>
      </w:pPr>
      <w:r>
        <w:t xml:space="preserve">        CitizenStatus  eiCitizenStatus=(CitizenStatus)this.getFirstInputOfType("CitizenStatus");             </w:t>
      </w:r>
    </w:p>
    <w:p w:rsidR="0070359A" w:rsidRDefault="0070359A" w:rsidP="0070359A">
      <w:pPr>
        <w:pStyle w:val="Software"/>
      </w:pPr>
      <w:r>
        <w:tab/>
      </w:r>
      <w:r>
        <w:tab/>
      </w:r>
      <w:r>
        <w:tab/>
      </w:r>
    </w:p>
    <w:p w:rsidR="0070359A" w:rsidRDefault="0070359A" w:rsidP="0070359A">
      <w:pPr>
        <w:pStyle w:val="Software"/>
      </w:pPr>
      <w:r>
        <w:t xml:space="preserve">        CoordAppApp eaCoordApp=(CoordAppApp)this.getApplication("CoordApp");</w:t>
      </w:r>
    </w:p>
    <w:p w:rsidR="0070359A" w:rsidRDefault="0070359A" w:rsidP="0070359A">
      <w:pPr>
        <w:pStyle w:val="Software"/>
      </w:pPr>
    </w:p>
    <w:p w:rsidR="0070359A" w:rsidRDefault="0070359A" w:rsidP="0070359A">
      <w:pPr>
        <w:pStyle w:val="Software"/>
      </w:pPr>
      <w:r>
        <w:t xml:space="preserve">  </w:t>
      </w:r>
      <w:r>
        <w:tab/>
      </w:r>
      <w:r>
        <w:tab/>
        <w:t>Vector&lt;TaskOutput&gt; outputs = this.getOutputs();</w:t>
      </w:r>
    </w:p>
    <w:p w:rsidR="0070359A" w:rsidRDefault="0070359A" w:rsidP="0070359A">
      <w:pPr>
        <w:pStyle w:val="Software"/>
      </w:pPr>
      <w:r>
        <w:t xml:space="preserve">  </w:t>
      </w:r>
      <w:r>
        <w:tab/>
      </w:r>
      <w:r>
        <w:tab/>
        <w:t>TaskOutput defaultOutput= outputs.firstElement();</w:t>
      </w:r>
    </w:p>
    <w:p w:rsidR="0070359A" w:rsidRDefault="0070359A" w:rsidP="0070359A">
      <w:pPr>
        <w:pStyle w:val="Software"/>
      </w:pPr>
      <w:r>
        <w:t xml:space="preserve">    </w:t>
      </w:r>
      <w:r>
        <w:tab/>
      </w:r>
      <w:r>
        <w:tab/>
        <w:t xml:space="preserve">  </w:t>
      </w:r>
      <w:r>
        <w:tab/>
      </w:r>
    </w:p>
    <w:p w:rsidR="0070359A" w:rsidRDefault="0070359A" w:rsidP="0070359A">
      <w:pPr>
        <w:pStyle w:val="Software"/>
      </w:pPr>
      <w:r>
        <w:t xml:space="preserve">  </w:t>
      </w:r>
      <w:r>
        <w:tab/>
      </w:r>
      <w:r>
        <w:tab/>
        <w:t>TaskOutput</w:t>
      </w:r>
      <w:r>
        <w:tab/>
        <w:t>outputsdefault=findOutputAlternative("default",</w:t>
      </w:r>
    </w:p>
    <w:p w:rsidR="0070359A" w:rsidRDefault="0070359A" w:rsidP="0070359A">
      <w:pPr>
        <w:pStyle w:val="Software"/>
      </w:pPr>
      <w:r>
        <w:t xml:space="preserve">  </w:t>
      </w:r>
      <w:r>
        <w:tab/>
      </w:r>
      <w:r>
        <w:tab/>
      </w:r>
      <w:r>
        <w:tab/>
      </w:r>
      <w:r>
        <w:tab/>
        <w:t>outputs);</w:t>
      </w:r>
    </w:p>
    <w:p w:rsidR="0070359A" w:rsidRDefault="0070359A" w:rsidP="0070359A">
      <w:pPr>
        <w:pStyle w:val="Software"/>
      </w:pPr>
      <w:r>
        <w:t xml:space="preserve">  </w:t>
      </w:r>
      <w:r>
        <w:tab/>
      </w:r>
      <w:r>
        <w:tab/>
      </w:r>
    </w:p>
    <w:p w:rsidR="0070359A" w:rsidRDefault="0070359A" w:rsidP="0070359A">
      <w:pPr>
        <w:pStyle w:val="Software"/>
      </w:pPr>
      <w:r>
        <w:tab/>
      </w:r>
      <w:r>
        <w:tab/>
        <w:t>RuntimeConversation outputsdefaultCoordCitInteraction=</w:t>
      </w:r>
    </w:p>
    <w:p w:rsidR="0070359A" w:rsidRDefault="0070359A" w:rsidP="0070359A">
      <w:pPr>
        <w:pStyle w:val="Software"/>
      </w:pPr>
      <w:r>
        <w:tab/>
      </w:r>
      <w:r>
        <w:tab/>
      </w:r>
      <w:r>
        <w:tab/>
        <w:t>(RuntimeConversation)</w:t>
      </w:r>
    </w:p>
    <w:p w:rsidR="0070359A" w:rsidRDefault="0070359A" w:rsidP="0070359A">
      <w:pPr>
        <w:pStyle w:val="Software"/>
      </w:pPr>
      <w:r>
        <w:tab/>
      </w:r>
      <w:r>
        <w:tab/>
      </w:r>
      <w:r>
        <w:tab/>
      </w:r>
      <w:r>
        <w:tab/>
        <w:t>outputsdefault.getEntityByType("CoordCitInteraction");</w:t>
      </w:r>
    </w:p>
    <w:p w:rsidR="0070359A" w:rsidRDefault="0070359A" w:rsidP="0070359A">
      <w:pPr>
        <w:pStyle w:val="Software"/>
      </w:pPr>
      <w:r>
        <w:tab/>
      </w:r>
      <w:r>
        <w:tab/>
      </w:r>
      <w:r>
        <w:tab/>
      </w:r>
    </w:p>
    <w:p w:rsidR="0070359A" w:rsidRDefault="0070359A" w:rsidP="0070359A">
      <w:pPr>
        <w:pStyle w:val="Software"/>
      </w:pPr>
      <w:r>
        <w:lastRenderedPageBreak/>
        <w:tab/>
      </w:r>
      <w:r>
        <w:tab/>
        <w:t>IsSickFlag outputsdefaultIsSickFlag=</w:t>
      </w:r>
    </w:p>
    <w:p w:rsidR="0070359A" w:rsidRDefault="0070359A" w:rsidP="0070359A">
      <w:pPr>
        <w:pStyle w:val="Software"/>
      </w:pPr>
      <w:r>
        <w:tab/>
      </w:r>
      <w:r>
        <w:tab/>
      </w:r>
      <w:r>
        <w:tab/>
        <w:t>(IsSickFlag)</w:t>
      </w:r>
    </w:p>
    <w:p w:rsidR="0070359A" w:rsidRDefault="0070359A" w:rsidP="0070359A">
      <w:pPr>
        <w:pStyle w:val="Software"/>
      </w:pPr>
      <w:r>
        <w:tab/>
      </w:r>
      <w:r>
        <w:tab/>
      </w:r>
      <w:r>
        <w:tab/>
      </w:r>
      <w:r>
        <w:tab/>
        <w:t>outputsdefault.getEntityByType("IsSickFlag");</w:t>
      </w:r>
    </w:p>
    <w:p w:rsidR="0070359A" w:rsidRDefault="0070359A" w:rsidP="0070359A">
      <w:pPr>
        <w:pStyle w:val="Software"/>
      </w:pPr>
      <w:r>
        <w:tab/>
      </w:r>
      <w:r>
        <w:tab/>
      </w:r>
      <w:r>
        <w:tab/>
      </w:r>
    </w:p>
    <w:p w:rsidR="0070359A" w:rsidRDefault="0070359A" w:rsidP="0070359A">
      <w:pPr>
        <w:pStyle w:val="Software"/>
      </w:pPr>
      <w:r>
        <w:t xml:space="preserve">        YellowPages yp=null; // only available for initiators of interactions</w:t>
      </w:r>
    </w:p>
    <w:p w:rsidR="0070359A" w:rsidRDefault="0070359A" w:rsidP="0070359A">
      <w:pPr>
        <w:pStyle w:val="Software"/>
      </w:pPr>
    </w:p>
    <w:p w:rsidR="0070359A" w:rsidRDefault="0070359A" w:rsidP="0070359A">
      <w:pPr>
        <w:pStyle w:val="Software"/>
      </w:pPr>
      <w:r>
        <w:tab/>
      </w:r>
      <w:r>
        <w:tab/>
        <w:t>// This task can produce an interaction of type CoordCitInteraction by working with its conversation object</w:t>
      </w:r>
    </w:p>
    <w:p w:rsidR="0070359A" w:rsidRDefault="0070359A" w:rsidP="0070359A">
      <w:pPr>
        <w:pStyle w:val="Software"/>
      </w:pPr>
      <w:r>
        <w:t xml:space="preserve">        </w:t>
      </w:r>
    </w:p>
    <w:p w:rsidR="0070359A" w:rsidRDefault="0070359A" w:rsidP="0070359A">
      <w:pPr>
        <w:pStyle w:val="Software"/>
      </w:pPr>
      <w:r>
        <w:t xml:space="preserve">        // To define manually who are the collaborator involved. Your selection will be verified</w:t>
      </w:r>
    </w:p>
    <w:p w:rsidR="0070359A" w:rsidRDefault="0070359A" w:rsidP="0070359A">
      <w:pPr>
        <w:pStyle w:val="Software"/>
      </w:pPr>
      <w:r>
        <w:t xml:space="preserve">        // in runtime. Pay attention to log messages to detect errors. You can use the yello pages</w:t>
      </w:r>
    </w:p>
    <w:p w:rsidR="0070359A" w:rsidRDefault="0070359A" w:rsidP="0070359A">
      <w:pPr>
        <w:pStyle w:val="Software"/>
      </w:pPr>
      <w:r>
        <w:t xml:space="preserve">        // service to locate other agents</w:t>
      </w:r>
    </w:p>
    <w:p w:rsidR="0070359A" w:rsidRDefault="0070359A" w:rsidP="0070359A">
      <w:pPr>
        <w:pStyle w:val="Software"/>
      </w:pPr>
      <w:r>
        <w:t xml:space="preserve">        yp=(YellowPages)this.getApplication("YellowPages");</w:t>
      </w:r>
    </w:p>
    <w:p w:rsidR="0070359A" w:rsidRDefault="0070359A" w:rsidP="0070359A">
      <w:pPr>
        <w:pStyle w:val="Software"/>
      </w:pPr>
      <w:r>
        <w:t xml:space="preserve">        //  Uncomment the following and write down a proper local id of the agent</w:t>
      </w:r>
    </w:p>
    <w:p w:rsidR="0070359A" w:rsidRDefault="0070359A" w:rsidP="0070359A">
      <w:pPr>
        <w:pStyle w:val="Software"/>
      </w:pPr>
      <w:r>
        <w:t xml:space="preserve">        // Find an agent playing the role "CoordRole"</w:t>
      </w:r>
    </w:p>
    <w:p w:rsidR="0070359A" w:rsidRDefault="0070359A" w:rsidP="0070359A">
      <w:pPr>
        <w:pStyle w:val="Software"/>
      </w:pPr>
      <w:r>
        <w:t xml:space="preserve">      </w:t>
      </w:r>
      <w:r>
        <w:tab/>
        <w:t>//eoCoordCitInteraction.addCollaborators("Local ID of the collaborator");</w:t>
      </w:r>
    </w:p>
    <w:p w:rsidR="0070359A" w:rsidRDefault="0070359A" w:rsidP="0070359A">
      <w:pPr>
        <w:pStyle w:val="Software"/>
      </w:pPr>
      <w:r>
        <w:t xml:space="preserve">       </w:t>
      </w:r>
      <w:r>
        <w:tab/>
      </w:r>
    </w:p>
    <w:p w:rsidR="0070359A" w:rsidRDefault="0070359A" w:rsidP="0070359A">
      <w:pPr>
        <w:pStyle w:val="Software"/>
      </w:pPr>
      <w:r>
        <w:t>//#start_node:INGENIASCodeComponent1 &lt;--- DO NOT REMOVE THIS</w:t>
      </w:r>
      <w:r>
        <w:tab/>
      </w:r>
    </w:p>
    <w:p w:rsidR="0070359A" w:rsidRDefault="0070359A" w:rsidP="0070359A">
      <w:pPr>
        <w:pStyle w:val="Software"/>
      </w:pPr>
    </w:p>
    <w:p w:rsidR="0070359A" w:rsidRDefault="0070359A" w:rsidP="0070359A">
      <w:pPr>
        <w:pStyle w:val="Software"/>
      </w:pPr>
      <w:r>
        <w:t>//@author William R Moser, william.moser@temple.edu</w:t>
      </w:r>
    </w:p>
    <w:p w:rsidR="0070359A" w:rsidRDefault="0070359A" w:rsidP="0070359A">
      <w:pPr>
        <w:pStyle w:val="Software"/>
      </w:pPr>
      <w:r>
        <w:t>//System.out.println("Wait Task Started");</w:t>
      </w:r>
    </w:p>
    <w:p w:rsidR="0070359A" w:rsidRDefault="0070359A" w:rsidP="0070359A">
      <w:pPr>
        <w:pStyle w:val="Software"/>
      </w:pPr>
      <w:r>
        <w:t xml:space="preserve">double[] status = new double[3]; </w:t>
      </w:r>
    </w:p>
    <w:p w:rsidR="0070359A" w:rsidRDefault="0070359A" w:rsidP="0070359A">
      <w:pPr>
        <w:pStyle w:val="Software"/>
      </w:pPr>
      <w:r>
        <w:t>double SX = 0;</w:t>
      </w:r>
    </w:p>
    <w:p w:rsidR="0070359A" w:rsidRDefault="0070359A" w:rsidP="0070359A">
      <w:pPr>
        <w:pStyle w:val="Software"/>
      </w:pPr>
      <w:r>
        <w:t>double SY = 0;</w:t>
      </w:r>
    </w:p>
    <w:p w:rsidR="0070359A" w:rsidRDefault="0070359A" w:rsidP="0070359A">
      <w:pPr>
        <w:pStyle w:val="Software"/>
      </w:pPr>
      <w:r>
        <w:t>int ID = eiCitizenStatus.getAgentID();</w:t>
      </w:r>
    </w:p>
    <w:p w:rsidR="0070359A" w:rsidRDefault="0070359A" w:rsidP="0070359A">
      <w:pPr>
        <w:pStyle w:val="Software"/>
      </w:pPr>
      <w:r>
        <w:t>do{</w:t>
      </w:r>
    </w:p>
    <w:p w:rsidR="0070359A" w:rsidRDefault="0070359A" w:rsidP="0070359A">
      <w:pPr>
        <w:pStyle w:val="Software"/>
      </w:pPr>
      <w:r>
        <w:t xml:space="preserve">    status = eaCoordApp.getAInfo();</w:t>
      </w:r>
    </w:p>
    <w:p w:rsidR="0070359A" w:rsidRDefault="0070359A" w:rsidP="0070359A">
      <w:pPr>
        <w:pStyle w:val="Software"/>
      </w:pPr>
      <w:r>
        <w:t xml:space="preserve">    SX = status[0];</w:t>
      </w:r>
    </w:p>
    <w:p w:rsidR="0070359A" w:rsidRDefault="0070359A" w:rsidP="0070359A">
      <w:pPr>
        <w:pStyle w:val="Software"/>
      </w:pPr>
      <w:r>
        <w:t xml:space="preserve">    SY = status[1];</w:t>
      </w:r>
    </w:p>
    <w:p w:rsidR="0070359A" w:rsidRDefault="0070359A" w:rsidP="0070359A">
      <w:pPr>
        <w:pStyle w:val="Software"/>
      </w:pPr>
      <w:r>
        <w:t xml:space="preserve">    ID = eiCitizenStatus.getAgentID();</w:t>
      </w:r>
    </w:p>
    <w:p w:rsidR="0070359A" w:rsidRDefault="0070359A" w:rsidP="0070359A">
      <w:pPr>
        <w:pStyle w:val="Software"/>
      </w:pPr>
      <w:r>
        <w:t>}while(status[2]==1 || SX == 0 || SY == 0);</w:t>
      </w:r>
    </w:p>
    <w:p w:rsidR="0070359A" w:rsidRDefault="0070359A" w:rsidP="0070359A">
      <w:pPr>
        <w:pStyle w:val="Software"/>
      </w:pPr>
      <w:r>
        <w:t>if(status[2]==2){</w:t>
      </w:r>
    </w:p>
    <w:p w:rsidR="0070359A" w:rsidRDefault="0070359A" w:rsidP="0070359A">
      <w:pPr>
        <w:pStyle w:val="Software"/>
      </w:pPr>
      <w:r>
        <w:t xml:space="preserve">    outputsdefaultIsSickFlag.setSickX(SX);</w:t>
      </w:r>
    </w:p>
    <w:p w:rsidR="0070359A" w:rsidRDefault="0070359A" w:rsidP="0070359A">
      <w:pPr>
        <w:pStyle w:val="Software"/>
      </w:pPr>
      <w:r>
        <w:t xml:space="preserve">    outputsdefaultIsSickFlag.setSickY(SY);</w:t>
      </w:r>
    </w:p>
    <w:p w:rsidR="0070359A" w:rsidRDefault="0070359A" w:rsidP="0070359A">
      <w:pPr>
        <w:pStyle w:val="Software"/>
      </w:pPr>
      <w:r>
        <w:t xml:space="preserve">    outputsdefaultIsSickFlag.setAgentID(ID);</w:t>
      </w:r>
    </w:p>
    <w:p w:rsidR="0070359A" w:rsidRDefault="0070359A" w:rsidP="0070359A">
      <w:pPr>
        <w:pStyle w:val="Software"/>
      </w:pPr>
      <w:r>
        <w:t xml:space="preserve">    //System.out.println("Wait For sick output is "+SX +" " +SY +" " +ID +" " +status[2]);</w:t>
      </w:r>
    </w:p>
    <w:p w:rsidR="0070359A" w:rsidRDefault="0070359A" w:rsidP="0070359A">
      <w:pPr>
        <w:pStyle w:val="Software"/>
      </w:pPr>
      <w:r>
        <w:t>}</w:t>
      </w:r>
    </w:p>
    <w:p w:rsidR="0070359A" w:rsidRDefault="0070359A" w:rsidP="0070359A">
      <w:pPr>
        <w:pStyle w:val="Software"/>
      </w:pPr>
      <w:r>
        <w:t>//System.out.println("Wait Task Finished");</w:t>
      </w:r>
    </w:p>
    <w:p w:rsidR="0070359A" w:rsidRDefault="0070359A" w:rsidP="0070359A">
      <w:pPr>
        <w:pStyle w:val="Software"/>
      </w:pPr>
      <w:r>
        <w:t>//#end_node:INGENIASCodeComponent1 &lt;--- DO NOT REMOVE THIS</w:t>
      </w:r>
    </w:p>
    <w:p w:rsidR="0070359A" w:rsidRDefault="0070359A" w:rsidP="0070359A">
      <w:pPr>
        <w:pStyle w:val="Software"/>
      </w:pPr>
    </w:p>
    <w:p w:rsidR="00064C8D" w:rsidRDefault="0070359A" w:rsidP="0070359A">
      <w:pPr>
        <w:pStyle w:val="Software"/>
      </w:pPr>
      <w:r>
        <w:t xml:space="preserve"> }</w:t>
      </w:r>
    </w:p>
    <w:p w:rsidR="0070359A" w:rsidRDefault="0070359A" w:rsidP="0070359A">
      <w:pPr>
        <w:pStyle w:val="Software"/>
      </w:pPr>
      <w:r>
        <w:t>}</w:t>
      </w:r>
    </w:p>
    <w:p w:rsidR="00064C8D" w:rsidRDefault="00064C8D">
      <w:pPr>
        <w:rPr>
          <w:rFonts w:ascii="Arial" w:hAnsi="Arial" w:cs="Arial"/>
          <w:b/>
          <w:bCs/>
          <w:kern w:val="32"/>
          <w:sz w:val="32"/>
          <w:szCs w:val="32"/>
        </w:rPr>
      </w:pPr>
      <w:bookmarkStart w:id="182" w:name="_Toc147589859"/>
      <w:bookmarkStart w:id="183" w:name="_Toc147715024"/>
      <w:bookmarkStart w:id="184" w:name="_Toc147716142"/>
      <w:bookmarkStart w:id="185" w:name="_Toc147722654"/>
      <w:bookmarkStart w:id="186" w:name="_Toc163632931"/>
      <w:bookmarkStart w:id="187" w:name="_Toc163636000"/>
      <w:bookmarkStart w:id="188" w:name="_Toc192491077"/>
      <w:r>
        <w:br w:type="page"/>
      </w:r>
    </w:p>
    <w:p w:rsidR="001C3887" w:rsidRDefault="001C3887" w:rsidP="001C3887">
      <w:pPr>
        <w:pStyle w:val="Heading1"/>
      </w:pPr>
      <w:bookmarkStart w:id="189" w:name="_Toc260057416"/>
      <w:r>
        <w:lastRenderedPageBreak/>
        <w:t>Resumes</w:t>
      </w:r>
      <w:bookmarkEnd w:id="182"/>
      <w:bookmarkEnd w:id="183"/>
      <w:bookmarkEnd w:id="184"/>
      <w:bookmarkEnd w:id="185"/>
      <w:bookmarkEnd w:id="186"/>
      <w:bookmarkEnd w:id="187"/>
      <w:bookmarkEnd w:id="188"/>
      <w:bookmarkEnd w:id="189"/>
    </w:p>
    <w:p w:rsidR="000C02FC" w:rsidRDefault="000C02FC" w:rsidP="000C02FC">
      <w:pPr>
        <w:spacing w:before="240"/>
        <w:ind w:right="360"/>
        <w:rPr>
          <w:rFonts w:ascii="Arial" w:hAnsi="Arial" w:cs="Arial"/>
          <w:b/>
          <w:bCs/>
          <w:kern w:val="32"/>
          <w:sz w:val="32"/>
          <w:szCs w:val="32"/>
        </w:rPr>
      </w:pPr>
      <w:r w:rsidRPr="00500D81">
        <w:rPr>
          <w:b/>
        </w:rPr>
        <w:t xml:space="preserve">William Moser </w:t>
      </w:r>
      <w:r w:rsidRPr="00500D81">
        <w:t>is a senior in Electrical Engineering at Temple University. At Temple, William is</w:t>
      </w:r>
      <w:r w:rsidR="00AD480C">
        <w:t xml:space="preserve"> a</w:t>
      </w:r>
      <w:r w:rsidRPr="00500D81">
        <w:t xml:space="preserve"> long time member and current president of the IEEE student chapter. He has also worked since 2009 at the Computer Fusion Laboratory at Temple University (http://cflwww.eng.temple.edu), a lab focused on computer communication and information processing. At CFL, William has worked on virtual 3D modeling and computer control schemes. After graduation, William plans to pursue a Masters in Electrical Engineering and eventually find work in the field of data security and wireless networks.</w:t>
      </w:r>
    </w:p>
    <w:p w:rsidR="001C3887" w:rsidRPr="001C3887" w:rsidRDefault="000C02FC" w:rsidP="007505C8">
      <w:pPr>
        <w:spacing w:before="240"/>
        <w:ind w:right="360"/>
      </w:pPr>
      <w:r w:rsidRPr="00500D81">
        <w:rPr>
          <w:b/>
        </w:rPr>
        <w:t>Bilal Malik</w:t>
      </w:r>
      <w:r w:rsidRPr="00500D81">
        <w:t xml:space="preserve"> is a senior in Electrical Engineering at Temple University.  He is a member of the IEEE student branch at Temple University and director of public relations for </w:t>
      </w:r>
      <w:r w:rsidR="00860FC1">
        <w:t xml:space="preserve">the </w:t>
      </w:r>
      <w:r w:rsidRPr="00500D81">
        <w:t>Pakistani Students Association. In addition, during the 2008 presidential election year, Bilal worked as an intern for the Barrack Obama campaign and served as director of canvassing for the north Philadelphia region. Bilal's chief interests include signal processing, control systems, and communications. After graduation</w:t>
      </w:r>
      <w:r w:rsidR="00165A51">
        <w:t>,</w:t>
      </w:r>
      <w:r w:rsidRPr="00500D81">
        <w:t xml:space="preserve"> Bilal plans to continue his education with a Masters in Electrical Engineering in order to better prepare him for a career in </w:t>
      </w:r>
      <w:r w:rsidR="00413F9B">
        <w:t>controls system</w:t>
      </w:r>
      <w:r>
        <w:t xml:space="preserve"> engineering</w:t>
      </w:r>
      <w:r w:rsidRPr="00500D81">
        <w:t xml:space="preserve">.    </w:t>
      </w:r>
    </w:p>
    <w:sectPr w:rsidR="001C3887" w:rsidRPr="001C3887" w:rsidSect="00AA43C3">
      <w:headerReference w:type="even" r:id="rId43"/>
      <w:headerReference w:type="default" r:id="rId44"/>
      <w:footerReference w:type="even" r:id="rId45"/>
      <w:footerReference w:type="default" r:id="rId46"/>
      <w:pgSz w:w="12240" w:h="15840" w:code="1"/>
      <w:pgMar w:top="1440" w:right="1800" w:bottom="1440" w:left="1800" w:header="720" w:footer="720" w:gutter="0"/>
      <w:pgNumType w:start="1"/>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39" w:author="Frank Higgins" w:date="2010-05-09T22:15:00Z" w:initials="FH">
    <w:p w:rsidR="00400841" w:rsidRDefault="00400841">
      <w:pPr>
        <w:pStyle w:val="CommentText"/>
      </w:pPr>
      <w:r>
        <w:rPr>
          <w:rStyle w:val="CommentReference"/>
        </w:rPr>
        <w:annotationRef/>
      </w:r>
      <w:r>
        <w:t>Is this equation correct?</w:t>
      </w:r>
    </w:p>
  </w:comment>
  <w:comment w:id="88" w:author="Frank Higgins" w:date="2010-05-09T22:17:00Z" w:initials="FH">
    <w:p w:rsidR="00400841" w:rsidRDefault="00400841">
      <w:pPr>
        <w:pStyle w:val="CommentText"/>
      </w:pPr>
      <w:r>
        <w:rPr>
          <w:rStyle w:val="CommentReference"/>
        </w:rPr>
        <w:annotationRef/>
      </w:r>
      <w:r>
        <w:t>Is double precision necessary? If not, why emphasize it?</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0417" w:rsidRDefault="007D0417">
      <w:r>
        <w:separator/>
      </w:r>
    </w:p>
  </w:endnote>
  <w:endnote w:type="continuationSeparator" w:id="0">
    <w:p w:rsidR="007D0417" w:rsidRDefault="007D041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3F"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1D4" w:rsidRDefault="00F911D4" w:rsidP="00AA43C3">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1D4" w:rsidRDefault="00F911D4" w:rsidP="000342D4">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1D4" w:rsidRDefault="00E87CD5" w:rsidP="0085067F">
    <w:pPr>
      <w:pStyle w:val="Footer"/>
      <w:tabs>
        <w:tab w:val="clear" w:pos="4320"/>
      </w:tabs>
    </w:pPr>
    <w:r>
      <w:rPr>
        <w:rStyle w:val="PageNumber"/>
      </w:rPr>
      <w:fldChar w:fldCharType="begin"/>
    </w:r>
    <w:r w:rsidR="00F911D4">
      <w:rPr>
        <w:rStyle w:val="PageNumber"/>
      </w:rPr>
      <w:instrText xml:space="preserve"> PAGE </w:instrText>
    </w:r>
    <w:r>
      <w:rPr>
        <w:rStyle w:val="PageNumber"/>
      </w:rPr>
      <w:fldChar w:fldCharType="separate"/>
    </w:r>
    <w:r w:rsidR="00400841">
      <w:rPr>
        <w:rStyle w:val="PageNumber"/>
        <w:noProof/>
      </w:rPr>
      <w:t>18</w:t>
    </w:r>
    <w:r>
      <w:rPr>
        <w:rStyle w:val="PageNumber"/>
      </w:rPr>
      <w:fldChar w:fldCharType="end"/>
    </w:r>
    <w:r w:rsidR="00F911D4">
      <w:rPr>
        <w:rStyle w:val="PageNumber"/>
      </w:rPr>
      <w:tab/>
    </w:r>
    <w:r w:rsidR="00F911D4">
      <w:t>Multi-Agent Simulation</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1D4" w:rsidRDefault="00F911D4" w:rsidP="0085067F">
    <w:pPr>
      <w:pStyle w:val="Footer"/>
      <w:tabs>
        <w:tab w:val="clear" w:pos="4320"/>
      </w:tabs>
    </w:pPr>
    <w:r>
      <w:t xml:space="preserve">Multi-Agent Simulation </w:t>
    </w:r>
    <w:r>
      <w:tab/>
    </w:r>
    <w:r w:rsidR="00E87CD5">
      <w:rPr>
        <w:rStyle w:val="PageNumber"/>
      </w:rPr>
      <w:fldChar w:fldCharType="begin"/>
    </w:r>
    <w:r>
      <w:rPr>
        <w:rStyle w:val="PageNumber"/>
      </w:rPr>
      <w:instrText xml:space="preserve"> PAGE </w:instrText>
    </w:r>
    <w:r w:rsidR="00E87CD5">
      <w:rPr>
        <w:rStyle w:val="PageNumber"/>
      </w:rPr>
      <w:fldChar w:fldCharType="separate"/>
    </w:r>
    <w:r w:rsidR="00400841">
      <w:rPr>
        <w:rStyle w:val="PageNumber"/>
        <w:noProof/>
      </w:rPr>
      <w:t>19</w:t>
    </w:r>
    <w:r w:rsidR="00E87CD5">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0417" w:rsidRDefault="007D0417">
      <w:r>
        <w:separator/>
      </w:r>
    </w:p>
  </w:footnote>
  <w:footnote w:type="continuationSeparator" w:id="0">
    <w:p w:rsidR="007D0417" w:rsidRDefault="007D041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1D4" w:rsidRDefault="00F911D4">
    <w:pPr>
      <w:pStyle w:val="Header"/>
    </w:pPr>
    <w: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1D4" w:rsidRPr="009C37C7" w:rsidRDefault="00F911D4" w:rsidP="009C37C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1D4" w:rsidRPr="009C37C7" w:rsidRDefault="00F911D4" w:rsidP="009C37C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26CEC72"/>
    <w:lvl w:ilvl="0">
      <w:start w:val="1"/>
      <w:numFmt w:val="decimal"/>
      <w:lvlText w:val="%1."/>
      <w:lvlJc w:val="left"/>
      <w:pPr>
        <w:tabs>
          <w:tab w:val="num" w:pos="1800"/>
        </w:tabs>
        <w:ind w:left="1800" w:hanging="360"/>
      </w:pPr>
    </w:lvl>
  </w:abstractNum>
  <w:abstractNum w:abstractNumId="1">
    <w:nsid w:val="FFFFFF7D"/>
    <w:multiLevelType w:val="singleLevel"/>
    <w:tmpl w:val="F6C8D8FC"/>
    <w:lvl w:ilvl="0">
      <w:start w:val="1"/>
      <w:numFmt w:val="decimal"/>
      <w:lvlText w:val="%1."/>
      <w:lvlJc w:val="left"/>
      <w:pPr>
        <w:tabs>
          <w:tab w:val="num" w:pos="1440"/>
        </w:tabs>
        <w:ind w:left="1440" w:hanging="360"/>
      </w:pPr>
    </w:lvl>
  </w:abstractNum>
  <w:abstractNum w:abstractNumId="2">
    <w:nsid w:val="FFFFFF7E"/>
    <w:multiLevelType w:val="singleLevel"/>
    <w:tmpl w:val="E2963686"/>
    <w:lvl w:ilvl="0">
      <w:start w:val="1"/>
      <w:numFmt w:val="decimal"/>
      <w:lvlText w:val="%1."/>
      <w:lvlJc w:val="left"/>
      <w:pPr>
        <w:tabs>
          <w:tab w:val="num" w:pos="1080"/>
        </w:tabs>
        <w:ind w:left="1080" w:hanging="360"/>
      </w:pPr>
    </w:lvl>
  </w:abstractNum>
  <w:abstractNum w:abstractNumId="3">
    <w:nsid w:val="FFFFFF7F"/>
    <w:multiLevelType w:val="singleLevel"/>
    <w:tmpl w:val="27DEC75A"/>
    <w:lvl w:ilvl="0">
      <w:start w:val="1"/>
      <w:numFmt w:val="decimal"/>
      <w:pStyle w:val="ListNumber2"/>
      <w:lvlText w:val="%1."/>
      <w:lvlJc w:val="left"/>
      <w:pPr>
        <w:tabs>
          <w:tab w:val="num" w:pos="720"/>
        </w:tabs>
        <w:ind w:left="720" w:hanging="360"/>
      </w:pPr>
    </w:lvl>
  </w:abstractNum>
  <w:abstractNum w:abstractNumId="4">
    <w:nsid w:val="FFFFFF80"/>
    <w:multiLevelType w:val="singleLevel"/>
    <w:tmpl w:val="5CCC77D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FC2CEF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28B2BA9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C84C9716"/>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B1FCB58E"/>
    <w:lvl w:ilvl="0">
      <w:start w:val="1"/>
      <w:numFmt w:val="decimal"/>
      <w:pStyle w:val="ListNumber"/>
      <w:lvlText w:val="%1."/>
      <w:lvlJc w:val="left"/>
      <w:pPr>
        <w:tabs>
          <w:tab w:val="num" w:pos="360"/>
        </w:tabs>
        <w:ind w:left="360" w:hanging="360"/>
      </w:pPr>
    </w:lvl>
  </w:abstractNum>
  <w:abstractNum w:abstractNumId="9">
    <w:nsid w:val="FFFFFF89"/>
    <w:multiLevelType w:val="singleLevel"/>
    <w:tmpl w:val="09265C1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multilevel"/>
    <w:tmpl w:val="A8D0E256"/>
    <w:name w:val="LS1"/>
    <w:lvl w:ilvl="0">
      <w:start w:val="1"/>
      <w:numFmt w:val="upperRoman"/>
      <w:pStyle w:val="Style1"/>
      <w:lvlText w:val="%1."/>
      <w:lvlJc w:val="right"/>
      <w:pPr>
        <w:tabs>
          <w:tab w:val="num" w:pos="360"/>
        </w:tabs>
        <w:ind w:left="360" w:hanging="360"/>
      </w:pPr>
      <w:rPr>
        <w:rFonts w:ascii="Arial" w:hAnsi="Arial" w:cs="Arial" w:hint="default"/>
        <w:b/>
        <w:sz w:val="32"/>
        <w:szCs w:val="32"/>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1">
    <w:nsid w:val="05472472"/>
    <w:multiLevelType w:val="multilevel"/>
    <w:tmpl w:val="B0BE1182"/>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2">
    <w:nsid w:val="0BC06F4E"/>
    <w:multiLevelType w:val="multilevel"/>
    <w:tmpl w:val="64DE2648"/>
    <w:lvl w:ilvl="0">
      <w:start w:val="1"/>
      <w:numFmt w:val="upperRoman"/>
      <w:pStyle w:val="Heading1"/>
      <w:suff w:val="space"/>
      <w:lvlText w:val="%1."/>
      <w:lvlJc w:val="left"/>
      <w:pPr>
        <w:ind w:left="0" w:firstLine="0"/>
      </w:pPr>
      <w:rPr>
        <w:rFonts w:hint="default"/>
      </w:rPr>
    </w:lvl>
    <w:lvl w:ilvl="1">
      <w:start w:val="1"/>
      <w:numFmt w:val="upperLetter"/>
      <w:pStyle w:val="Heading2"/>
      <w:suff w:val="space"/>
      <w:lvlText w:val="%2."/>
      <w:lvlJc w:val="left"/>
      <w:pPr>
        <w:ind w:left="270" w:firstLine="0"/>
      </w:pPr>
      <w:rPr>
        <w:rFonts w:hint="default"/>
      </w:rPr>
    </w:lvl>
    <w:lvl w:ilvl="2">
      <w:start w:val="1"/>
      <w:numFmt w:val="decimal"/>
      <w:pStyle w:val="Heading3"/>
      <w:suff w:val="space"/>
      <w:lvlText w:val="%3."/>
      <w:lvlJc w:val="left"/>
      <w:pPr>
        <w:ind w:left="1440" w:firstLine="0"/>
      </w:pPr>
      <w:rPr>
        <w:rFonts w:hint="default"/>
      </w:rPr>
    </w:lvl>
    <w:lvl w:ilvl="3">
      <w:start w:val="1"/>
      <w:numFmt w:val="lowerLetter"/>
      <w:pStyle w:val="Heading4"/>
      <w:lvlText w:val="%4)"/>
      <w:lvlJc w:val="left"/>
      <w:pPr>
        <w:tabs>
          <w:tab w:val="num" w:pos="2520"/>
        </w:tabs>
        <w:ind w:left="2160" w:firstLine="0"/>
      </w:pPr>
      <w:rPr>
        <w:rFonts w:hint="default"/>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13">
    <w:nsid w:val="0C0707AE"/>
    <w:multiLevelType w:val="multilevel"/>
    <w:tmpl w:val="B97C56CE"/>
    <w:lvl w:ilvl="0">
      <w:start w:val="1"/>
      <w:numFmt w:val="upperRoman"/>
      <w:lvlText w:val="%1."/>
      <w:lvlJc w:val="left"/>
      <w:pPr>
        <w:tabs>
          <w:tab w:val="num" w:pos="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nsid w:val="11C567DC"/>
    <w:multiLevelType w:val="multilevel"/>
    <w:tmpl w:val="355A3960"/>
    <w:lvl w:ilvl="0">
      <w:start w:val="1"/>
      <w:numFmt w:val="upperRoman"/>
      <w:suff w:val="space"/>
      <w:lvlText w:val="%1."/>
      <w:lvlJc w:val="left"/>
      <w:pPr>
        <w:ind w:left="0" w:firstLine="0"/>
      </w:pPr>
      <w:rPr>
        <w:rFonts w:hint="default"/>
      </w:rPr>
    </w:lvl>
    <w:lvl w:ilvl="1">
      <w:start w:val="1"/>
      <w:numFmt w:val="upperLetter"/>
      <w:suff w:val="space"/>
      <w:lvlText w:val="%2."/>
      <w:lvlJc w:val="left"/>
      <w:pPr>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nsid w:val="12922326"/>
    <w:multiLevelType w:val="multilevel"/>
    <w:tmpl w:val="B1909830"/>
    <w:lvl w:ilvl="0">
      <w:start w:val="1"/>
      <w:numFmt w:val="upperRoman"/>
      <w:suff w:val="space"/>
      <w:lvlText w:val="%1."/>
      <w:lvlJc w:val="left"/>
      <w:pPr>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6">
    <w:nsid w:val="1B0B1D66"/>
    <w:multiLevelType w:val="singleLevel"/>
    <w:tmpl w:val="0BEC9FB0"/>
    <w:lvl w:ilvl="0">
      <w:start w:val="1"/>
      <w:numFmt w:val="none"/>
      <w:lvlText w:val=""/>
      <w:legacy w:legacy="1" w:legacySpace="0" w:legacyIndent="0"/>
      <w:lvlJc w:val="left"/>
      <w:pPr>
        <w:ind w:left="288"/>
      </w:pPr>
    </w:lvl>
  </w:abstractNum>
  <w:abstractNum w:abstractNumId="17">
    <w:nsid w:val="1FFA732D"/>
    <w:multiLevelType w:val="hybridMultilevel"/>
    <w:tmpl w:val="AFEEDA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E023F00"/>
    <w:multiLevelType w:val="hybridMultilevel"/>
    <w:tmpl w:val="39C6BBEC"/>
    <w:lvl w:ilvl="0" w:tplc="CD4A28CC">
      <w:start w:val="1"/>
      <w:numFmt w:val="upperLetter"/>
      <w:lvlText w:val="%1."/>
      <w:lvlJc w:val="left"/>
      <w:pPr>
        <w:ind w:left="1350" w:hanging="720"/>
      </w:pPr>
      <w:rPr>
        <w:rFonts w:ascii="Arial" w:hAnsi="Arial" w:cs="Arial" w:hint="default"/>
        <w:b/>
        <w:i/>
        <w:sz w:val="28"/>
        <w:szCs w:val="28"/>
      </w:rPr>
    </w:lvl>
    <w:lvl w:ilvl="1" w:tplc="C3B69CEE">
      <w:start w:val="1"/>
      <w:numFmt w:val="decimal"/>
      <w:lvlText w:val="%2."/>
      <w:lvlJc w:val="left"/>
      <w:pPr>
        <w:ind w:left="1440" w:hanging="360"/>
      </w:pPr>
      <w:rPr>
        <w:rFonts w:ascii="Arial" w:hAnsi="Arial" w:cs="Arial" w:hint="default"/>
        <w:b/>
        <w:i/>
        <w:sz w:val="26"/>
        <w:szCs w:val="2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791F73"/>
    <w:multiLevelType w:val="hybridMultilevel"/>
    <w:tmpl w:val="39C6BBEC"/>
    <w:lvl w:ilvl="0" w:tplc="CD4A28CC">
      <w:start w:val="1"/>
      <w:numFmt w:val="upperLetter"/>
      <w:lvlText w:val="%1."/>
      <w:lvlJc w:val="left"/>
      <w:pPr>
        <w:ind w:left="1350" w:hanging="720"/>
      </w:pPr>
      <w:rPr>
        <w:rFonts w:ascii="Arial" w:hAnsi="Arial" w:cs="Arial" w:hint="default"/>
        <w:b/>
        <w:i/>
        <w:sz w:val="28"/>
        <w:szCs w:val="28"/>
      </w:rPr>
    </w:lvl>
    <w:lvl w:ilvl="1" w:tplc="C3B69CEE">
      <w:start w:val="1"/>
      <w:numFmt w:val="decimal"/>
      <w:lvlText w:val="%2."/>
      <w:lvlJc w:val="left"/>
      <w:pPr>
        <w:ind w:left="1440" w:hanging="360"/>
      </w:pPr>
      <w:rPr>
        <w:rFonts w:ascii="Arial" w:hAnsi="Arial" w:cs="Arial" w:hint="default"/>
        <w:b/>
        <w:i/>
        <w:sz w:val="26"/>
        <w:szCs w:val="2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1">
    <w:nsid w:val="459E74FB"/>
    <w:multiLevelType w:val="hybridMultilevel"/>
    <w:tmpl w:val="B6186270"/>
    <w:lvl w:ilvl="0" w:tplc="E3E08658">
      <w:start w:val="1"/>
      <w:numFmt w:val="upperRoman"/>
      <w:lvlText w:val="%1."/>
      <w:lvlJc w:val="left"/>
      <w:pPr>
        <w:tabs>
          <w:tab w:val="num" w:pos="360"/>
        </w:tabs>
        <w:ind w:left="360" w:hanging="360"/>
      </w:pPr>
      <w:rPr>
        <w:rFonts w:hint="default"/>
      </w:rPr>
    </w:lvl>
    <w:lvl w:ilvl="1" w:tplc="5530A5EC" w:tentative="1">
      <w:start w:val="1"/>
      <w:numFmt w:val="lowerLetter"/>
      <w:lvlText w:val="%2."/>
      <w:lvlJc w:val="left"/>
      <w:pPr>
        <w:tabs>
          <w:tab w:val="num" w:pos="1440"/>
        </w:tabs>
        <w:ind w:left="1440" w:hanging="360"/>
      </w:pPr>
    </w:lvl>
    <w:lvl w:ilvl="2" w:tplc="EBB87C70" w:tentative="1">
      <w:start w:val="1"/>
      <w:numFmt w:val="lowerRoman"/>
      <w:lvlText w:val="%3."/>
      <w:lvlJc w:val="right"/>
      <w:pPr>
        <w:tabs>
          <w:tab w:val="num" w:pos="2160"/>
        </w:tabs>
        <w:ind w:left="2160" w:hanging="180"/>
      </w:pPr>
    </w:lvl>
    <w:lvl w:ilvl="3" w:tplc="4A7273D2" w:tentative="1">
      <w:start w:val="1"/>
      <w:numFmt w:val="decimal"/>
      <w:lvlText w:val="%4."/>
      <w:lvlJc w:val="left"/>
      <w:pPr>
        <w:tabs>
          <w:tab w:val="num" w:pos="2880"/>
        </w:tabs>
        <w:ind w:left="2880" w:hanging="360"/>
      </w:pPr>
    </w:lvl>
    <w:lvl w:ilvl="4" w:tplc="CB6A501C" w:tentative="1">
      <w:start w:val="1"/>
      <w:numFmt w:val="lowerLetter"/>
      <w:lvlText w:val="%5."/>
      <w:lvlJc w:val="left"/>
      <w:pPr>
        <w:tabs>
          <w:tab w:val="num" w:pos="3600"/>
        </w:tabs>
        <w:ind w:left="3600" w:hanging="360"/>
      </w:pPr>
    </w:lvl>
    <w:lvl w:ilvl="5" w:tplc="D5AE27BA" w:tentative="1">
      <w:start w:val="1"/>
      <w:numFmt w:val="lowerRoman"/>
      <w:lvlText w:val="%6."/>
      <w:lvlJc w:val="right"/>
      <w:pPr>
        <w:tabs>
          <w:tab w:val="num" w:pos="4320"/>
        </w:tabs>
        <w:ind w:left="4320" w:hanging="180"/>
      </w:pPr>
    </w:lvl>
    <w:lvl w:ilvl="6" w:tplc="7D640C2E" w:tentative="1">
      <w:start w:val="1"/>
      <w:numFmt w:val="decimal"/>
      <w:lvlText w:val="%7."/>
      <w:lvlJc w:val="left"/>
      <w:pPr>
        <w:tabs>
          <w:tab w:val="num" w:pos="5040"/>
        </w:tabs>
        <w:ind w:left="5040" w:hanging="360"/>
      </w:pPr>
    </w:lvl>
    <w:lvl w:ilvl="7" w:tplc="819E07E0" w:tentative="1">
      <w:start w:val="1"/>
      <w:numFmt w:val="lowerLetter"/>
      <w:lvlText w:val="%8."/>
      <w:lvlJc w:val="left"/>
      <w:pPr>
        <w:tabs>
          <w:tab w:val="num" w:pos="5760"/>
        </w:tabs>
        <w:ind w:left="5760" w:hanging="360"/>
      </w:pPr>
    </w:lvl>
    <w:lvl w:ilvl="8" w:tplc="6242D5CC" w:tentative="1">
      <w:start w:val="1"/>
      <w:numFmt w:val="lowerRoman"/>
      <w:lvlText w:val="%9."/>
      <w:lvlJc w:val="right"/>
      <w:pPr>
        <w:tabs>
          <w:tab w:val="num" w:pos="6480"/>
        </w:tabs>
        <w:ind w:left="6480" w:hanging="180"/>
      </w:pPr>
    </w:lvl>
  </w:abstractNum>
  <w:abstractNum w:abstractNumId="22">
    <w:nsid w:val="4C3419CF"/>
    <w:multiLevelType w:val="multilevel"/>
    <w:tmpl w:val="B0BE1182"/>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3">
    <w:nsid w:val="51283C92"/>
    <w:multiLevelType w:val="hybridMultilevel"/>
    <w:tmpl w:val="C9F65846"/>
    <w:lvl w:ilvl="0" w:tplc="EC0E67D4">
      <w:start w:val="1"/>
      <w:numFmt w:val="bullet"/>
      <w:lvlText w:val=""/>
      <w:lvlJc w:val="left"/>
      <w:pPr>
        <w:tabs>
          <w:tab w:val="num" w:pos="720"/>
        </w:tabs>
        <w:ind w:left="720" w:hanging="360"/>
      </w:pPr>
      <w:rPr>
        <w:rFonts w:ascii="Wingdings" w:hAnsi="Wingdings" w:hint="default"/>
      </w:rPr>
    </w:lvl>
    <w:lvl w:ilvl="1" w:tplc="85743A3C" w:tentative="1">
      <w:start w:val="1"/>
      <w:numFmt w:val="bullet"/>
      <w:lvlText w:val=""/>
      <w:lvlJc w:val="left"/>
      <w:pPr>
        <w:tabs>
          <w:tab w:val="num" w:pos="1440"/>
        </w:tabs>
        <w:ind w:left="1440" w:hanging="360"/>
      </w:pPr>
      <w:rPr>
        <w:rFonts w:ascii="Wingdings" w:hAnsi="Wingdings" w:hint="default"/>
      </w:rPr>
    </w:lvl>
    <w:lvl w:ilvl="2" w:tplc="5EBA77F4" w:tentative="1">
      <w:start w:val="1"/>
      <w:numFmt w:val="bullet"/>
      <w:lvlText w:val=""/>
      <w:lvlJc w:val="left"/>
      <w:pPr>
        <w:tabs>
          <w:tab w:val="num" w:pos="2160"/>
        </w:tabs>
        <w:ind w:left="2160" w:hanging="360"/>
      </w:pPr>
      <w:rPr>
        <w:rFonts w:ascii="Wingdings" w:hAnsi="Wingdings" w:hint="default"/>
      </w:rPr>
    </w:lvl>
    <w:lvl w:ilvl="3" w:tplc="64FC7220" w:tentative="1">
      <w:start w:val="1"/>
      <w:numFmt w:val="bullet"/>
      <w:lvlText w:val=""/>
      <w:lvlJc w:val="left"/>
      <w:pPr>
        <w:tabs>
          <w:tab w:val="num" w:pos="2880"/>
        </w:tabs>
        <w:ind w:left="2880" w:hanging="360"/>
      </w:pPr>
      <w:rPr>
        <w:rFonts w:ascii="Wingdings" w:hAnsi="Wingdings" w:hint="default"/>
      </w:rPr>
    </w:lvl>
    <w:lvl w:ilvl="4" w:tplc="90127208" w:tentative="1">
      <w:start w:val="1"/>
      <w:numFmt w:val="bullet"/>
      <w:lvlText w:val=""/>
      <w:lvlJc w:val="left"/>
      <w:pPr>
        <w:tabs>
          <w:tab w:val="num" w:pos="3600"/>
        </w:tabs>
        <w:ind w:left="3600" w:hanging="360"/>
      </w:pPr>
      <w:rPr>
        <w:rFonts w:ascii="Wingdings" w:hAnsi="Wingdings" w:hint="default"/>
      </w:rPr>
    </w:lvl>
    <w:lvl w:ilvl="5" w:tplc="0BE6D692" w:tentative="1">
      <w:start w:val="1"/>
      <w:numFmt w:val="bullet"/>
      <w:lvlText w:val=""/>
      <w:lvlJc w:val="left"/>
      <w:pPr>
        <w:tabs>
          <w:tab w:val="num" w:pos="4320"/>
        </w:tabs>
        <w:ind w:left="4320" w:hanging="360"/>
      </w:pPr>
      <w:rPr>
        <w:rFonts w:ascii="Wingdings" w:hAnsi="Wingdings" w:hint="default"/>
      </w:rPr>
    </w:lvl>
    <w:lvl w:ilvl="6" w:tplc="4610687A" w:tentative="1">
      <w:start w:val="1"/>
      <w:numFmt w:val="bullet"/>
      <w:lvlText w:val=""/>
      <w:lvlJc w:val="left"/>
      <w:pPr>
        <w:tabs>
          <w:tab w:val="num" w:pos="5040"/>
        </w:tabs>
        <w:ind w:left="5040" w:hanging="360"/>
      </w:pPr>
      <w:rPr>
        <w:rFonts w:ascii="Wingdings" w:hAnsi="Wingdings" w:hint="default"/>
      </w:rPr>
    </w:lvl>
    <w:lvl w:ilvl="7" w:tplc="A272665E" w:tentative="1">
      <w:start w:val="1"/>
      <w:numFmt w:val="bullet"/>
      <w:lvlText w:val=""/>
      <w:lvlJc w:val="left"/>
      <w:pPr>
        <w:tabs>
          <w:tab w:val="num" w:pos="5760"/>
        </w:tabs>
        <w:ind w:left="5760" w:hanging="360"/>
      </w:pPr>
      <w:rPr>
        <w:rFonts w:ascii="Wingdings" w:hAnsi="Wingdings" w:hint="default"/>
      </w:rPr>
    </w:lvl>
    <w:lvl w:ilvl="8" w:tplc="A9465996" w:tentative="1">
      <w:start w:val="1"/>
      <w:numFmt w:val="bullet"/>
      <w:lvlText w:val=""/>
      <w:lvlJc w:val="left"/>
      <w:pPr>
        <w:tabs>
          <w:tab w:val="num" w:pos="6480"/>
        </w:tabs>
        <w:ind w:left="6480" w:hanging="360"/>
      </w:pPr>
      <w:rPr>
        <w:rFonts w:ascii="Wingdings" w:hAnsi="Wingdings" w:hint="default"/>
      </w:rPr>
    </w:lvl>
  </w:abstractNum>
  <w:abstractNum w:abstractNumId="24">
    <w:nsid w:val="62785AFA"/>
    <w:multiLevelType w:val="hybridMultilevel"/>
    <w:tmpl w:val="39C6BBEC"/>
    <w:lvl w:ilvl="0" w:tplc="CD4A28CC">
      <w:start w:val="1"/>
      <w:numFmt w:val="upperLetter"/>
      <w:lvlText w:val="%1."/>
      <w:lvlJc w:val="left"/>
      <w:pPr>
        <w:ind w:left="1350" w:hanging="720"/>
      </w:pPr>
      <w:rPr>
        <w:rFonts w:ascii="Arial" w:hAnsi="Arial" w:cs="Arial" w:hint="default"/>
        <w:b/>
        <w:i/>
        <w:sz w:val="28"/>
        <w:szCs w:val="28"/>
      </w:rPr>
    </w:lvl>
    <w:lvl w:ilvl="1" w:tplc="C3B69CEE">
      <w:start w:val="1"/>
      <w:numFmt w:val="decimal"/>
      <w:pStyle w:val="Style3"/>
      <w:lvlText w:val="%2."/>
      <w:lvlJc w:val="left"/>
      <w:pPr>
        <w:ind w:left="1440" w:hanging="360"/>
      </w:pPr>
      <w:rPr>
        <w:rFonts w:ascii="Arial" w:hAnsi="Arial" w:cs="Arial" w:hint="default"/>
        <w:b/>
        <w:i/>
        <w:sz w:val="26"/>
        <w:szCs w:val="2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DC3293B"/>
    <w:multiLevelType w:val="singleLevel"/>
    <w:tmpl w:val="3A8EC28E"/>
    <w:lvl w:ilvl="0">
      <w:start w:val="1"/>
      <w:numFmt w:val="decimal"/>
      <w:lvlText w:val="[%1]"/>
      <w:lvlJc w:val="left"/>
      <w:pPr>
        <w:tabs>
          <w:tab w:val="num" w:pos="360"/>
        </w:tabs>
        <w:ind w:left="360" w:hanging="360"/>
      </w:pPr>
    </w:lvl>
  </w:abstractNum>
  <w:abstractNum w:abstractNumId="26">
    <w:nsid w:val="73C806D0"/>
    <w:multiLevelType w:val="hybridMultilevel"/>
    <w:tmpl w:val="99D61A24"/>
    <w:lvl w:ilvl="0" w:tplc="34F89F3E">
      <w:start w:val="2"/>
      <w:numFmt w:val="bullet"/>
      <w:lvlText w:val="-"/>
      <w:lvlJc w:val="left"/>
      <w:pPr>
        <w:ind w:left="1069" w:hanging="360"/>
      </w:pPr>
      <w:rPr>
        <w:rFonts w:ascii="Times New Roman" w:eastAsia="Lucida Sans Unicode"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2"/>
  </w:num>
  <w:num w:numId="13">
    <w:abstractNumId w:val="20"/>
  </w:num>
  <w:num w:numId="14">
    <w:abstractNumId w:val="25"/>
  </w:num>
  <w:num w:numId="15">
    <w:abstractNumId w:val="16"/>
  </w:num>
  <w:num w:numId="16">
    <w:abstractNumId w:val="17"/>
  </w:num>
  <w:num w:numId="17">
    <w:abstractNumId w:val="11"/>
  </w:num>
  <w:num w:numId="18">
    <w:abstractNumId w:val="22"/>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15"/>
  </w:num>
  <w:num w:numId="22">
    <w:abstractNumId w:val="14"/>
  </w:num>
  <w:num w:numId="23">
    <w:abstractNumId w:val="10"/>
  </w:num>
  <w:num w:numId="24">
    <w:abstractNumId w:val="24"/>
  </w:num>
  <w:num w:numId="25">
    <w:abstractNumId w:val="24"/>
    <w:lvlOverride w:ilvl="0">
      <w:startOverride w:val="1"/>
    </w:lvlOverride>
  </w:num>
  <w:num w:numId="26">
    <w:abstractNumId w:val="18"/>
  </w:num>
  <w:num w:numId="27">
    <w:abstractNumId w:val="19"/>
  </w:num>
  <w:num w:numId="28">
    <w:abstractNumId w:val="23"/>
  </w:num>
  <w:num w:numId="29">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95"/>
  <w:stylePaneFormatFilter w:val="1704"/>
  <w:stylePaneSortMethod w:val="0000"/>
  <w:trackRevisions/>
  <w:doNotTrackMoves/>
  <w:defaultTabStop w:val="720"/>
  <w:evenAndOddHeaders/>
  <w:noPunctuationKerning/>
  <w:characterSpacingControl w:val="doNotCompress"/>
  <w:footnotePr>
    <w:footnote w:id="-1"/>
    <w:footnote w:id="0"/>
  </w:footnotePr>
  <w:endnotePr>
    <w:endnote w:id="-1"/>
    <w:endnote w:id="0"/>
  </w:endnotePr>
  <w:compat/>
  <w:rsids>
    <w:rsidRoot w:val="00076F9C"/>
    <w:rsid w:val="00002CE6"/>
    <w:rsid w:val="000058F8"/>
    <w:rsid w:val="00010D04"/>
    <w:rsid w:val="00014AB3"/>
    <w:rsid w:val="00014B31"/>
    <w:rsid w:val="00022AE5"/>
    <w:rsid w:val="0003027B"/>
    <w:rsid w:val="00032911"/>
    <w:rsid w:val="000342D4"/>
    <w:rsid w:val="000362C2"/>
    <w:rsid w:val="000405C2"/>
    <w:rsid w:val="00041415"/>
    <w:rsid w:val="00064C8D"/>
    <w:rsid w:val="00070AAA"/>
    <w:rsid w:val="00070B36"/>
    <w:rsid w:val="00073823"/>
    <w:rsid w:val="0007554D"/>
    <w:rsid w:val="00076F9C"/>
    <w:rsid w:val="0008115B"/>
    <w:rsid w:val="00085ACE"/>
    <w:rsid w:val="00085FF4"/>
    <w:rsid w:val="00086799"/>
    <w:rsid w:val="00087140"/>
    <w:rsid w:val="000968E4"/>
    <w:rsid w:val="00096F22"/>
    <w:rsid w:val="000A441E"/>
    <w:rsid w:val="000A6B49"/>
    <w:rsid w:val="000B7530"/>
    <w:rsid w:val="000C02FC"/>
    <w:rsid w:val="000C27AA"/>
    <w:rsid w:val="000C27D1"/>
    <w:rsid w:val="000C5A13"/>
    <w:rsid w:val="000C5E95"/>
    <w:rsid w:val="000D1293"/>
    <w:rsid w:val="000D37B5"/>
    <w:rsid w:val="000D5DD5"/>
    <w:rsid w:val="000E320A"/>
    <w:rsid w:val="000E4EFD"/>
    <w:rsid w:val="000E6D44"/>
    <w:rsid w:val="000F4543"/>
    <w:rsid w:val="00105A56"/>
    <w:rsid w:val="00106619"/>
    <w:rsid w:val="0010796D"/>
    <w:rsid w:val="00113733"/>
    <w:rsid w:val="00115CEF"/>
    <w:rsid w:val="00117C43"/>
    <w:rsid w:val="0013190A"/>
    <w:rsid w:val="00142DB7"/>
    <w:rsid w:val="00152D9A"/>
    <w:rsid w:val="00160E4D"/>
    <w:rsid w:val="001635B9"/>
    <w:rsid w:val="00163629"/>
    <w:rsid w:val="00165A51"/>
    <w:rsid w:val="00172222"/>
    <w:rsid w:val="00174359"/>
    <w:rsid w:val="00186EAA"/>
    <w:rsid w:val="00191FE8"/>
    <w:rsid w:val="00194965"/>
    <w:rsid w:val="001B4E7C"/>
    <w:rsid w:val="001C3887"/>
    <w:rsid w:val="001C5567"/>
    <w:rsid w:val="001E18C7"/>
    <w:rsid w:val="001F574E"/>
    <w:rsid w:val="00201E44"/>
    <w:rsid w:val="00202233"/>
    <w:rsid w:val="002145E9"/>
    <w:rsid w:val="00216EBB"/>
    <w:rsid w:val="00221D98"/>
    <w:rsid w:val="00235861"/>
    <w:rsid w:val="00241685"/>
    <w:rsid w:val="0024201F"/>
    <w:rsid w:val="00244E5F"/>
    <w:rsid w:val="00250399"/>
    <w:rsid w:val="0025149E"/>
    <w:rsid w:val="00257005"/>
    <w:rsid w:val="002623D9"/>
    <w:rsid w:val="002658E9"/>
    <w:rsid w:val="00265A8C"/>
    <w:rsid w:val="002678B6"/>
    <w:rsid w:val="00273F6E"/>
    <w:rsid w:val="00275905"/>
    <w:rsid w:val="002836DD"/>
    <w:rsid w:val="00286CF1"/>
    <w:rsid w:val="00290D25"/>
    <w:rsid w:val="002A206C"/>
    <w:rsid w:val="002B5BD1"/>
    <w:rsid w:val="002B680F"/>
    <w:rsid w:val="002C1DF3"/>
    <w:rsid w:val="002C581A"/>
    <w:rsid w:val="002C70F5"/>
    <w:rsid w:val="002D7F15"/>
    <w:rsid w:val="002E0415"/>
    <w:rsid w:val="002E3980"/>
    <w:rsid w:val="002E4525"/>
    <w:rsid w:val="002E462C"/>
    <w:rsid w:val="002E6EC4"/>
    <w:rsid w:val="002F1AA7"/>
    <w:rsid w:val="003052C4"/>
    <w:rsid w:val="00307D60"/>
    <w:rsid w:val="00311BB7"/>
    <w:rsid w:val="00316CAD"/>
    <w:rsid w:val="00325833"/>
    <w:rsid w:val="003271CC"/>
    <w:rsid w:val="003331FC"/>
    <w:rsid w:val="003343CC"/>
    <w:rsid w:val="00337310"/>
    <w:rsid w:val="0034032C"/>
    <w:rsid w:val="0034661F"/>
    <w:rsid w:val="00366154"/>
    <w:rsid w:val="003718AE"/>
    <w:rsid w:val="00387523"/>
    <w:rsid w:val="00387B47"/>
    <w:rsid w:val="00392670"/>
    <w:rsid w:val="0039280A"/>
    <w:rsid w:val="003A50FA"/>
    <w:rsid w:val="003B42E9"/>
    <w:rsid w:val="003B44B9"/>
    <w:rsid w:val="003C0940"/>
    <w:rsid w:val="003C6C41"/>
    <w:rsid w:val="003C75CC"/>
    <w:rsid w:val="003D5020"/>
    <w:rsid w:val="003D6A44"/>
    <w:rsid w:val="003D6FF9"/>
    <w:rsid w:val="003E055E"/>
    <w:rsid w:val="003E3569"/>
    <w:rsid w:val="003E3728"/>
    <w:rsid w:val="003F2408"/>
    <w:rsid w:val="003F2E08"/>
    <w:rsid w:val="003F3195"/>
    <w:rsid w:val="003F39EF"/>
    <w:rsid w:val="003F6DF0"/>
    <w:rsid w:val="00400841"/>
    <w:rsid w:val="0040218E"/>
    <w:rsid w:val="004069A6"/>
    <w:rsid w:val="004110A4"/>
    <w:rsid w:val="00413F9B"/>
    <w:rsid w:val="00417833"/>
    <w:rsid w:val="00420E82"/>
    <w:rsid w:val="004219C5"/>
    <w:rsid w:val="0043033F"/>
    <w:rsid w:val="00433940"/>
    <w:rsid w:val="00434183"/>
    <w:rsid w:val="004423BB"/>
    <w:rsid w:val="004437CF"/>
    <w:rsid w:val="004447B4"/>
    <w:rsid w:val="00450233"/>
    <w:rsid w:val="00452890"/>
    <w:rsid w:val="00461E24"/>
    <w:rsid w:val="00465744"/>
    <w:rsid w:val="00466C56"/>
    <w:rsid w:val="004736FE"/>
    <w:rsid w:val="00474ADF"/>
    <w:rsid w:val="00494248"/>
    <w:rsid w:val="00497BAA"/>
    <w:rsid w:val="004A1DE4"/>
    <w:rsid w:val="004A38CE"/>
    <w:rsid w:val="004C027C"/>
    <w:rsid w:val="004C1E5E"/>
    <w:rsid w:val="004C6C7E"/>
    <w:rsid w:val="004D0A61"/>
    <w:rsid w:val="004D22EE"/>
    <w:rsid w:val="004D58ED"/>
    <w:rsid w:val="004D74F5"/>
    <w:rsid w:val="004E0FC8"/>
    <w:rsid w:val="004E6FC4"/>
    <w:rsid w:val="004F1DB2"/>
    <w:rsid w:val="00500A34"/>
    <w:rsid w:val="00506AC6"/>
    <w:rsid w:val="0051529A"/>
    <w:rsid w:val="00515606"/>
    <w:rsid w:val="005301AD"/>
    <w:rsid w:val="00536D98"/>
    <w:rsid w:val="0053700D"/>
    <w:rsid w:val="005476B2"/>
    <w:rsid w:val="00556705"/>
    <w:rsid w:val="00567C2B"/>
    <w:rsid w:val="00567F8B"/>
    <w:rsid w:val="00582D25"/>
    <w:rsid w:val="00590E95"/>
    <w:rsid w:val="00593133"/>
    <w:rsid w:val="00593C64"/>
    <w:rsid w:val="005A7999"/>
    <w:rsid w:val="005A79DD"/>
    <w:rsid w:val="005B5E32"/>
    <w:rsid w:val="005B60D6"/>
    <w:rsid w:val="005C3F25"/>
    <w:rsid w:val="005C788A"/>
    <w:rsid w:val="005D1449"/>
    <w:rsid w:val="005D594A"/>
    <w:rsid w:val="005D6E12"/>
    <w:rsid w:val="005E737B"/>
    <w:rsid w:val="005E7885"/>
    <w:rsid w:val="005F556D"/>
    <w:rsid w:val="005F6924"/>
    <w:rsid w:val="0062364B"/>
    <w:rsid w:val="0062472F"/>
    <w:rsid w:val="00636E0B"/>
    <w:rsid w:val="0064181E"/>
    <w:rsid w:val="00641902"/>
    <w:rsid w:val="0065401D"/>
    <w:rsid w:val="00654F9A"/>
    <w:rsid w:val="00655584"/>
    <w:rsid w:val="00657333"/>
    <w:rsid w:val="006678F8"/>
    <w:rsid w:val="00674338"/>
    <w:rsid w:val="00677DCD"/>
    <w:rsid w:val="00681EAE"/>
    <w:rsid w:val="006856A0"/>
    <w:rsid w:val="0068677E"/>
    <w:rsid w:val="00686C16"/>
    <w:rsid w:val="00687726"/>
    <w:rsid w:val="00687D3E"/>
    <w:rsid w:val="006914AA"/>
    <w:rsid w:val="006A38B1"/>
    <w:rsid w:val="006A53A7"/>
    <w:rsid w:val="006B1E79"/>
    <w:rsid w:val="006B47BA"/>
    <w:rsid w:val="006B497E"/>
    <w:rsid w:val="006C2A48"/>
    <w:rsid w:val="006C694B"/>
    <w:rsid w:val="006D112E"/>
    <w:rsid w:val="006E0F2A"/>
    <w:rsid w:val="006E3C0B"/>
    <w:rsid w:val="007025CA"/>
    <w:rsid w:val="0070359A"/>
    <w:rsid w:val="007049F6"/>
    <w:rsid w:val="00713E0D"/>
    <w:rsid w:val="007211FE"/>
    <w:rsid w:val="00721436"/>
    <w:rsid w:val="00721F2A"/>
    <w:rsid w:val="00722D30"/>
    <w:rsid w:val="00732FE7"/>
    <w:rsid w:val="007427AB"/>
    <w:rsid w:val="0075001F"/>
    <w:rsid w:val="007505C8"/>
    <w:rsid w:val="00752ED5"/>
    <w:rsid w:val="0075488C"/>
    <w:rsid w:val="00776129"/>
    <w:rsid w:val="007770A2"/>
    <w:rsid w:val="00780009"/>
    <w:rsid w:val="007839C0"/>
    <w:rsid w:val="00784244"/>
    <w:rsid w:val="00786D0D"/>
    <w:rsid w:val="00793B49"/>
    <w:rsid w:val="00794F0E"/>
    <w:rsid w:val="007A11A3"/>
    <w:rsid w:val="007A6C4A"/>
    <w:rsid w:val="007B4AC9"/>
    <w:rsid w:val="007B54BA"/>
    <w:rsid w:val="007B7037"/>
    <w:rsid w:val="007C0446"/>
    <w:rsid w:val="007C21DE"/>
    <w:rsid w:val="007C5DA5"/>
    <w:rsid w:val="007C65B1"/>
    <w:rsid w:val="007C6A88"/>
    <w:rsid w:val="007D0417"/>
    <w:rsid w:val="007D6C1B"/>
    <w:rsid w:val="007E6372"/>
    <w:rsid w:val="007F164D"/>
    <w:rsid w:val="007F38E9"/>
    <w:rsid w:val="00804090"/>
    <w:rsid w:val="00810299"/>
    <w:rsid w:val="00810420"/>
    <w:rsid w:val="00813044"/>
    <w:rsid w:val="0082113F"/>
    <w:rsid w:val="008222B8"/>
    <w:rsid w:val="00842788"/>
    <w:rsid w:val="0084420A"/>
    <w:rsid w:val="0085067F"/>
    <w:rsid w:val="00851DF8"/>
    <w:rsid w:val="00855699"/>
    <w:rsid w:val="00860FC1"/>
    <w:rsid w:val="00866085"/>
    <w:rsid w:val="00880F96"/>
    <w:rsid w:val="00882E61"/>
    <w:rsid w:val="00886A74"/>
    <w:rsid w:val="00887260"/>
    <w:rsid w:val="008920AF"/>
    <w:rsid w:val="0089331A"/>
    <w:rsid w:val="00894A62"/>
    <w:rsid w:val="00897CA9"/>
    <w:rsid w:val="008A42FB"/>
    <w:rsid w:val="008A4AD4"/>
    <w:rsid w:val="008B0C90"/>
    <w:rsid w:val="008B18D4"/>
    <w:rsid w:val="008B5E95"/>
    <w:rsid w:val="008B79BD"/>
    <w:rsid w:val="008C2B67"/>
    <w:rsid w:val="008D3C9A"/>
    <w:rsid w:val="008E2EF9"/>
    <w:rsid w:val="008E63F9"/>
    <w:rsid w:val="008F37DF"/>
    <w:rsid w:val="00915C2C"/>
    <w:rsid w:val="00924109"/>
    <w:rsid w:val="009261CE"/>
    <w:rsid w:val="00926D03"/>
    <w:rsid w:val="009375C9"/>
    <w:rsid w:val="009375F9"/>
    <w:rsid w:val="0094110F"/>
    <w:rsid w:val="00941F20"/>
    <w:rsid w:val="009446FB"/>
    <w:rsid w:val="009463B9"/>
    <w:rsid w:val="009478B7"/>
    <w:rsid w:val="00950BD3"/>
    <w:rsid w:val="00961F13"/>
    <w:rsid w:val="00972C51"/>
    <w:rsid w:val="009740D3"/>
    <w:rsid w:val="00982330"/>
    <w:rsid w:val="0099517E"/>
    <w:rsid w:val="00996BD1"/>
    <w:rsid w:val="00996F6A"/>
    <w:rsid w:val="009A734C"/>
    <w:rsid w:val="009A7E78"/>
    <w:rsid w:val="009C37C7"/>
    <w:rsid w:val="009C438A"/>
    <w:rsid w:val="009C7878"/>
    <w:rsid w:val="009D2D65"/>
    <w:rsid w:val="009D4304"/>
    <w:rsid w:val="009E0111"/>
    <w:rsid w:val="009E0546"/>
    <w:rsid w:val="009F1BBE"/>
    <w:rsid w:val="009F6911"/>
    <w:rsid w:val="009F7A4C"/>
    <w:rsid w:val="00A13012"/>
    <w:rsid w:val="00A14C7B"/>
    <w:rsid w:val="00A2711D"/>
    <w:rsid w:val="00A36CE9"/>
    <w:rsid w:val="00A3719A"/>
    <w:rsid w:val="00A37E7A"/>
    <w:rsid w:val="00A4049B"/>
    <w:rsid w:val="00A47062"/>
    <w:rsid w:val="00A55D91"/>
    <w:rsid w:val="00A56A58"/>
    <w:rsid w:val="00A67B6B"/>
    <w:rsid w:val="00A71851"/>
    <w:rsid w:val="00A82A6A"/>
    <w:rsid w:val="00A83CAA"/>
    <w:rsid w:val="00A83CC9"/>
    <w:rsid w:val="00A9381F"/>
    <w:rsid w:val="00AA43C3"/>
    <w:rsid w:val="00AA5822"/>
    <w:rsid w:val="00AB1074"/>
    <w:rsid w:val="00AC2EB6"/>
    <w:rsid w:val="00AD2EB9"/>
    <w:rsid w:val="00AD480C"/>
    <w:rsid w:val="00AE2BDD"/>
    <w:rsid w:val="00AE5ED1"/>
    <w:rsid w:val="00AF02F6"/>
    <w:rsid w:val="00AF1E72"/>
    <w:rsid w:val="00B141AC"/>
    <w:rsid w:val="00B2339D"/>
    <w:rsid w:val="00B24401"/>
    <w:rsid w:val="00B256BD"/>
    <w:rsid w:val="00B34133"/>
    <w:rsid w:val="00B34BF6"/>
    <w:rsid w:val="00B4676E"/>
    <w:rsid w:val="00B517A0"/>
    <w:rsid w:val="00B562EE"/>
    <w:rsid w:val="00B6399E"/>
    <w:rsid w:val="00B735AF"/>
    <w:rsid w:val="00B90376"/>
    <w:rsid w:val="00B937EE"/>
    <w:rsid w:val="00B964CB"/>
    <w:rsid w:val="00B97B2A"/>
    <w:rsid w:val="00B97F4E"/>
    <w:rsid w:val="00BA0D69"/>
    <w:rsid w:val="00BA6871"/>
    <w:rsid w:val="00BA713C"/>
    <w:rsid w:val="00BB2996"/>
    <w:rsid w:val="00BB307A"/>
    <w:rsid w:val="00BB55C0"/>
    <w:rsid w:val="00BD2879"/>
    <w:rsid w:val="00BD3BD7"/>
    <w:rsid w:val="00BD4E54"/>
    <w:rsid w:val="00BD5048"/>
    <w:rsid w:val="00BE028A"/>
    <w:rsid w:val="00BE2F54"/>
    <w:rsid w:val="00C30F82"/>
    <w:rsid w:val="00C34AF6"/>
    <w:rsid w:val="00C406E3"/>
    <w:rsid w:val="00C40C37"/>
    <w:rsid w:val="00C52D9F"/>
    <w:rsid w:val="00C54227"/>
    <w:rsid w:val="00C54DA7"/>
    <w:rsid w:val="00C63A40"/>
    <w:rsid w:val="00C63E09"/>
    <w:rsid w:val="00C6518F"/>
    <w:rsid w:val="00C70E10"/>
    <w:rsid w:val="00C7405F"/>
    <w:rsid w:val="00C87FE1"/>
    <w:rsid w:val="00C94321"/>
    <w:rsid w:val="00C95146"/>
    <w:rsid w:val="00CA2795"/>
    <w:rsid w:val="00CB11C4"/>
    <w:rsid w:val="00CB784C"/>
    <w:rsid w:val="00CC3ADF"/>
    <w:rsid w:val="00CC4BC4"/>
    <w:rsid w:val="00CD0D62"/>
    <w:rsid w:val="00CD6076"/>
    <w:rsid w:val="00CE65DB"/>
    <w:rsid w:val="00CF056D"/>
    <w:rsid w:val="00D0792A"/>
    <w:rsid w:val="00D11A27"/>
    <w:rsid w:val="00D15C77"/>
    <w:rsid w:val="00D171C5"/>
    <w:rsid w:val="00D21EC3"/>
    <w:rsid w:val="00D23018"/>
    <w:rsid w:val="00D2311E"/>
    <w:rsid w:val="00D2642F"/>
    <w:rsid w:val="00D265C8"/>
    <w:rsid w:val="00D27B38"/>
    <w:rsid w:val="00D301DB"/>
    <w:rsid w:val="00D345B0"/>
    <w:rsid w:val="00D36412"/>
    <w:rsid w:val="00D374ED"/>
    <w:rsid w:val="00D37BF6"/>
    <w:rsid w:val="00D43A06"/>
    <w:rsid w:val="00D475FC"/>
    <w:rsid w:val="00D5099C"/>
    <w:rsid w:val="00D65D31"/>
    <w:rsid w:val="00D74706"/>
    <w:rsid w:val="00D774B3"/>
    <w:rsid w:val="00D7755A"/>
    <w:rsid w:val="00D77948"/>
    <w:rsid w:val="00D869F9"/>
    <w:rsid w:val="00D947B5"/>
    <w:rsid w:val="00DA5214"/>
    <w:rsid w:val="00DA62CB"/>
    <w:rsid w:val="00DA63EB"/>
    <w:rsid w:val="00DA6782"/>
    <w:rsid w:val="00DB24E4"/>
    <w:rsid w:val="00DB3020"/>
    <w:rsid w:val="00DB3852"/>
    <w:rsid w:val="00DB6EC7"/>
    <w:rsid w:val="00DE211C"/>
    <w:rsid w:val="00DF532D"/>
    <w:rsid w:val="00DF74C8"/>
    <w:rsid w:val="00E017A9"/>
    <w:rsid w:val="00E047EA"/>
    <w:rsid w:val="00E22007"/>
    <w:rsid w:val="00E32B7C"/>
    <w:rsid w:val="00E3313D"/>
    <w:rsid w:val="00E3560E"/>
    <w:rsid w:val="00E41B9E"/>
    <w:rsid w:val="00E50E80"/>
    <w:rsid w:val="00E5234A"/>
    <w:rsid w:val="00E52A25"/>
    <w:rsid w:val="00E61639"/>
    <w:rsid w:val="00E84508"/>
    <w:rsid w:val="00E86A0A"/>
    <w:rsid w:val="00E87CD5"/>
    <w:rsid w:val="00E90370"/>
    <w:rsid w:val="00E959D3"/>
    <w:rsid w:val="00EA53DA"/>
    <w:rsid w:val="00EC20EB"/>
    <w:rsid w:val="00EC3A6F"/>
    <w:rsid w:val="00EC4F27"/>
    <w:rsid w:val="00EC5974"/>
    <w:rsid w:val="00EC59A9"/>
    <w:rsid w:val="00EC5F62"/>
    <w:rsid w:val="00ED2161"/>
    <w:rsid w:val="00ED295C"/>
    <w:rsid w:val="00ED7B25"/>
    <w:rsid w:val="00EE37FE"/>
    <w:rsid w:val="00EE51E0"/>
    <w:rsid w:val="00EE6F85"/>
    <w:rsid w:val="00EE7466"/>
    <w:rsid w:val="00EF5956"/>
    <w:rsid w:val="00F01298"/>
    <w:rsid w:val="00F05118"/>
    <w:rsid w:val="00F1064D"/>
    <w:rsid w:val="00F17249"/>
    <w:rsid w:val="00F20692"/>
    <w:rsid w:val="00F220F0"/>
    <w:rsid w:val="00F23A9C"/>
    <w:rsid w:val="00F23F9B"/>
    <w:rsid w:val="00F311D2"/>
    <w:rsid w:val="00F35C50"/>
    <w:rsid w:val="00F37FFB"/>
    <w:rsid w:val="00F51169"/>
    <w:rsid w:val="00F5603E"/>
    <w:rsid w:val="00F61356"/>
    <w:rsid w:val="00F64A76"/>
    <w:rsid w:val="00F65994"/>
    <w:rsid w:val="00F72431"/>
    <w:rsid w:val="00F8136F"/>
    <w:rsid w:val="00F84745"/>
    <w:rsid w:val="00F876D4"/>
    <w:rsid w:val="00F911D4"/>
    <w:rsid w:val="00FA3CA9"/>
    <w:rsid w:val="00FA75D8"/>
    <w:rsid w:val="00FC2CA3"/>
    <w:rsid w:val="00FC35AF"/>
    <w:rsid w:val="00FC5695"/>
    <w:rsid w:val="00FC5C87"/>
    <w:rsid w:val="00FC7023"/>
    <w:rsid w:val="00FF2A50"/>
    <w:rsid w:val="00FF3477"/>
    <w:rsid w:val="00FF45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36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69A6"/>
    <w:rPr>
      <w:sz w:val="24"/>
      <w:szCs w:val="24"/>
    </w:rPr>
  </w:style>
  <w:style w:type="paragraph" w:styleId="Heading1">
    <w:name w:val="heading 1"/>
    <w:basedOn w:val="Normal"/>
    <w:next w:val="BodyText"/>
    <w:link w:val="Heading1Char"/>
    <w:uiPriority w:val="9"/>
    <w:qFormat/>
    <w:rsid w:val="000B7530"/>
    <w:pPr>
      <w:keepNext/>
      <w:numPr>
        <w:numId w:val="12"/>
      </w:numPr>
      <w:spacing w:before="240" w:after="60"/>
      <w:outlineLvl w:val="0"/>
    </w:pPr>
    <w:rPr>
      <w:rFonts w:ascii="Arial" w:hAnsi="Arial" w:cs="Arial"/>
      <w:b/>
      <w:bCs/>
      <w:kern w:val="32"/>
      <w:sz w:val="32"/>
      <w:szCs w:val="32"/>
    </w:rPr>
  </w:style>
  <w:style w:type="paragraph" w:styleId="Heading2">
    <w:name w:val="heading 2"/>
    <w:basedOn w:val="Normal"/>
    <w:next w:val="BodyText"/>
    <w:qFormat/>
    <w:rsid w:val="005F556D"/>
    <w:pPr>
      <w:keepNext/>
      <w:numPr>
        <w:ilvl w:val="1"/>
        <w:numId w:val="12"/>
      </w:numPr>
      <w:spacing w:before="240" w:after="60"/>
      <w:ind w:left="360"/>
      <w:outlineLvl w:val="1"/>
    </w:pPr>
    <w:rPr>
      <w:rFonts w:ascii="Arial" w:hAnsi="Arial" w:cs="Arial"/>
      <w:b/>
      <w:bCs/>
      <w:i/>
      <w:iCs/>
      <w:sz w:val="28"/>
      <w:szCs w:val="28"/>
    </w:rPr>
  </w:style>
  <w:style w:type="paragraph" w:styleId="Heading3">
    <w:name w:val="heading 3"/>
    <w:basedOn w:val="Normal"/>
    <w:next w:val="BodyText"/>
    <w:qFormat/>
    <w:rsid w:val="005F556D"/>
    <w:pPr>
      <w:keepNext/>
      <w:numPr>
        <w:ilvl w:val="2"/>
        <w:numId w:val="12"/>
      </w:numPr>
      <w:spacing w:before="240" w:after="60"/>
      <w:ind w:left="720"/>
      <w:outlineLvl w:val="2"/>
    </w:pPr>
    <w:rPr>
      <w:rFonts w:ascii="Arial" w:hAnsi="Arial" w:cs="Arial"/>
      <w:b/>
      <w:bCs/>
      <w:sz w:val="26"/>
      <w:szCs w:val="26"/>
    </w:rPr>
  </w:style>
  <w:style w:type="paragraph" w:styleId="Heading4">
    <w:name w:val="heading 4"/>
    <w:basedOn w:val="Normal"/>
    <w:next w:val="Normal"/>
    <w:qFormat/>
    <w:rsid w:val="006E0F2A"/>
    <w:pPr>
      <w:keepNext/>
      <w:numPr>
        <w:ilvl w:val="3"/>
        <w:numId w:val="12"/>
      </w:numPr>
      <w:tabs>
        <w:tab w:val="clear" w:pos="2520"/>
      </w:tabs>
      <w:spacing w:before="240" w:after="60"/>
      <w:ind w:left="1080"/>
      <w:outlineLvl w:val="3"/>
    </w:pPr>
    <w:rPr>
      <w:rFonts w:ascii="Arial" w:hAnsi="Arial"/>
      <w:b/>
      <w:bCs/>
      <w:szCs w:val="28"/>
    </w:rPr>
  </w:style>
  <w:style w:type="paragraph" w:styleId="Heading5">
    <w:name w:val="heading 5"/>
    <w:basedOn w:val="Normal"/>
    <w:next w:val="Normal"/>
    <w:qFormat/>
    <w:rsid w:val="000B7530"/>
    <w:pPr>
      <w:numPr>
        <w:ilvl w:val="4"/>
        <w:numId w:val="12"/>
      </w:numPr>
      <w:spacing w:before="240" w:after="60"/>
      <w:outlineLvl w:val="4"/>
    </w:pPr>
    <w:rPr>
      <w:b/>
      <w:bCs/>
      <w:i/>
      <w:iCs/>
      <w:sz w:val="26"/>
      <w:szCs w:val="26"/>
    </w:rPr>
  </w:style>
  <w:style w:type="paragraph" w:styleId="Heading6">
    <w:name w:val="heading 6"/>
    <w:basedOn w:val="Normal"/>
    <w:next w:val="Normal"/>
    <w:qFormat/>
    <w:rsid w:val="000B7530"/>
    <w:pPr>
      <w:numPr>
        <w:ilvl w:val="5"/>
        <w:numId w:val="12"/>
      </w:numPr>
      <w:spacing w:before="240" w:after="60"/>
      <w:outlineLvl w:val="5"/>
    </w:pPr>
    <w:rPr>
      <w:b/>
      <w:bCs/>
      <w:sz w:val="22"/>
      <w:szCs w:val="22"/>
    </w:rPr>
  </w:style>
  <w:style w:type="paragraph" w:styleId="Heading7">
    <w:name w:val="heading 7"/>
    <w:basedOn w:val="Normal"/>
    <w:next w:val="Normal"/>
    <w:qFormat/>
    <w:rsid w:val="000B7530"/>
    <w:pPr>
      <w:numPr>
        <w:ilvl w:val="6"/>
        <w:numId w:val="12"/>
      </w:numPr>
      <w:spacing w:before="240" w:after="60"/>
      <w:outlineLvl w:val="6"/>
    </w:pPr>
  </w:style>
  <w:style w:type="paragraph" w:styleId="Heading8">
    <w:name w:val="heading 8"/>
    <w:basedOn w:val="Normal"/>
    <w:next w:val="Normal"/>
    <w:qFormat/>
    <w:rsid w:val="000B7530"/>
    <w:pPr>
      <w:numPr>
        <w:ilvl w:val="7"/>
        <w:numId w:val="12"/>
      </w:numPr>
      <w:spacing w:before="240" w:after="60"/>
      <w:outlineLvl w:val="7"/>
    </w:pPr>
    <w:rPr>
      <w:i/>
      <w:iCs/>
    </w:rPr>
  </w:style>
  <w:style w:type="paragraph" w:styleId="Heading9">
    <w:name w:val="heading 9"/>
    <w:basedOn w:val="Normal"/>
    <w:next w:val="Normal"/>
    <w:qFormat/>
    <w:rsid w:val="000B7530"/>
    <w:pPr>
      <w:numPr>
        <w:ilvl w:val="8"/>
        <w:numId w:val="1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B42E9"/>
    <w:pPr>
      <w:spacing w:before="240" w:after="240"/>
      <w:jc w:val="center"/>
      <w:outlineLvl w:val="0"/>
    </w:pPr>
    <w:rPr>
      <w:rFonts w:ascii="Arial" w:hAnsi="Arial" w:cs="Arial"/>
      <w:b/>
      <w:bCs/>
      <w:kern w:val="28"/>
      <w:sz w:val="32"/>
      <w:szCs w:val="32"/>
    </w:rPr>
  </w:style>
  <w:style w:type="paragraph" w:styleId="BodyText">
    <w:name w:val="Body Text"/>
    <w:basedOn w:val="Normal"/>
    <w:link w:val="BodyTextChar"/>
    <w:qFormat/>
    <w:rsid w:val="00687726"/>
    <w:pPr>
      <w:spacing w:before="120" w:after="120"/>
    </w:pPr>
  </w:style>
  <w:style w:type="paragraph" w:customStyle="1" w:styleId="AbstractText">
    <w:name w:val="Abstract Text"/>
    <w:basedOn w:val="BodyText"/>
    <w:rsid w:val="003C0940"/>
    <w:pPr>
      <w:jc w:val="both"/>
    </w:pPr>
  </w:style>
  <w:style w:type="paragraph" w:customStyle="1" w:styleId="AbstractTitle">
    <w:name w:val="Abstract Title"/>
    <w:basedOn w:val="Normal"/>
    <w:next w:val="AbstractText"/>
    <w:rsid w:val="008B0C90"/>
    <w:pPr>
      <w:spacing w:before="360" w:after="120"/>
      <w:jc w:val="center"/>
    </w:pPr>
    <w:rPr>
      <w:b/>
      <w:sz w:val="28"/>
    </w:rPr>
  </w:style>
  <w:style w:type="paragraph" w:customStyle="1" w:styleId="AuthorList">
    <w:name w:val="Author List"/>
    <w:basedOn w:val="Normal"/>
    <w:rsid w:val="003B42E9"/>
    <w:pPr>
      <w:tabs>
        <w:tab w:val="left" w:pos="2520"/>
      </w:tabs>
      <w:spacing w:before="120" w:after="120"/>
      <w:ind w:left="2520" w:hanging="2520"/>
    </w:pPr>
  </w:style>
  <w:style w:type="paragraph" w:styleId="TOC1">
    <w:name w:val="toc 1"/>
    <w:basedOn w:val="Normal"/>
    <w:next w:val="Normal"/>
    <w:autoRedefine/>
    <w:uiPriority w:val="39"/>
    <w:rsid w:val="00466C56"/>
  </w:style>
  <w:style w:type="character" w:styleId="Hyperlink">
    <w:name w:val="Hyperlink"/>
    <w:basedOn w:val="DefaultParagraphFont"/>
    <w:uiPriority w:val="99"/>
    <w:rsid w:val="00466C56"/>
    <w:rPr>
      <w:color w:val="0000FF"/>
      <w:u w:val="single"/>
    </w:rPr>
  </w:style>
  <w:style w:type="paragraph" w:styleId="Header">
    <w:name w:val="header"/>
    <w:basedOn w:val="Normal"/>
    <w:rsid w:val="00866085"/>
    <w:pPr>
      <w:tabs>
        <w:tab w:val="center" w:pos="4320"/>
        <w:tab w:val="right" w:pos="8640"/>
      </w:tabs>
    </w:pPr>
  </w:style>
  <w:style w:type="paragraph" w:styleId="Footer">
    <w:name w:val="footer"/>
    <w:basedOn w:val="Normal"/>
    <w:rsid w:val="00866085"/>
    <w:pPr>
      <w:tabs>
        <w:tab w:val="center" w:pos="4320"/>
        <w:tab w:val="right" w:pos="8640"/>
      </w:tabs>
    </w:pPr>
  </w:style>
  <w:style w:type="paragraph" w:styleId="ListBullet">
    <w:name w:val="List Bullet"/>
    <w:basedOn w:val="Normal"/>
    <w:autoRedefine/>
    <w:rsid w:val="00F23A9C"/>
    <w:pPr>
      <w:numPr>
        <w:numId w:val="1"/>
      </w:numPr>
    </w:pPr>
  </w:style>
  <w:style w:type="paragraph" w:styleId="ListNumber">
    <w:name w:val="List Number"/>
    <w:basedOn w:val="Normal"/>
    <w:rsid w:val="00F23A9C"/>
    <w:pPr>
      <w:numPr>
        <w:numId w:val="6"/>
      </w:numPr>
    </w:pPr>
  </w:style>
  <w:style w:type="paragraph" w:styleId="ListContinue">
    <w:name w:val="List Continue"/>
    <w:basedOn w:val="Normal"/>
    <w:rsid w:val="00A55D91"/>
    <w:pPr>
      <w:spacing w:after="120"/>
      <w:ind w:left="360"/>
    </w:pPr>
  </w:style>
  <w:style w:type="paragraph" w:styleId="List">
    <w:name w:val="List"/>
    <w:basedOn w:val="Normal"/>
    <w:rsid w:val="00687726"/>
    <w:pPr>
      <w:ind w:left="360" w:hanging="360"/>
    </w:pPr>
  </w:style>
  <w:style w:type="paragraph" w:styleId="ListBullet2">
    <w:name w:val="List Bullet 2"/>
    <w:basedOn w:val="Normal"/>
    <w:autoRedefine/>
    <w:rsid w:val="00687726"/>
    <w:pPr>
      <w:numPr>
        <w:numId w:val="2"/>
      </w:numPr>
    </w:pPr>
  </w:style>
  <w:style w:type="paragraph" w:styleId="ListBullet3">
    <w:name w:val="List Bullet 3"/>
    <w:basedOn w:val="Normal"/>
    <w:autoRedefine/>
    <w:rsid w:val="00687726"/>
    <w:pPr>
      <w:numPr>
        <w:numId w:val="3"/>
      </w:numPr>
    </w:pPr>
  </w:style>
  <w:style w:type="paragraph" w:styleId="Caption">
    <w:name w:val="caption"/>
    <w:basedOn w:val="Normal"/>
    <w:next w:val="BodyText"/>
    <w:qFormat/>
    <w:rsid w:val="00A83CC9"/>
    <w:pPr>
      <w:spacing w:before="120" w:after="120"/>
      <w:jc w:val="center"/>
    </w:pPr>
    <w:rPr>
      <w:b/>
      <w:bCs/>
      <w:sz w:val="20"/>
      <w:szCs w:val="20"/>
    </w:rPr>
  </w:style>
  <w:style w:type="paragraph" w:customStyle="1" w:styleId="Authors">
    <w:name w:val="Authors"/>
    <w:basedOn w:val="Normal"/>
    <w:next w:val="Normal"/>
    <w:rsid w:val="000E320A"/>
    <w:pPr>
      <w:framePr w:w="9072" w:hSpace="187" w:vSpace="187" w:wrap="notBeside" w:vAnchor="text" w:hAnchor="page" w:xAlign="center" w:y="1"/>
      <w:autoSpaceDE w:val="0"/>
      <w:autoSpaceDN w:val="0"/>
      <w:spacing w:after="320"/>
      <w:jc w:val="center"/>
    </w:pPr>
    <w:rPr>
      <w:sz w:val="22"/>
      <w:szCs w:val="22"/>
    </w:rPr>
  </w:style>
  <w:style w:type="paragraph" w:customStyle="1" w:styleId="Text">
    <w:name w:val="Text"/>
    <w:basedOn w:val="Normal"/>
    <w:rsid w:val="000E320A"/>
    <w:pPr>
      <w:widowControl w:val="0"/>
      <w:autoSpaceDE w:val="0"/>
      <w:autoSpaceDN w:val="0"/>
      <w:spacing w:line="252" w:lineRule="auto"/>
      <w:ind w:firstLine="202"/>
      <w:jc w:val="both"/>
    </w:pPr>
    <w:rPr>
      <w:sz w:val="20"/>
      <w:szCs w:val="20"/>
    </w:rPr>
  </w:style>
  <w:style w:type="paragraph" w:customStyle="1" w:styleId="Equation">
    <w:name w:val="Equation"/>
    <w:basedOn w:val="BodyText"/>
    <w:next w:val="BodyText"/>
    <w:rsid w:val="004D22EE"/>
    <w:pPr>
      <w:tabs>
        <w:tab w:val="right" w:pos="8640"/>
      </w:tabs>
      <w:spacing w:before="0" w:after="0" w:line="254" w:lineRule="auto"/>
    </w:pPr>
  </w:style>
  <w:style w:type="paragraph" w:customStyle="1" w:styleId="FigureCaption">
    <w:name w:val="Figure Caption"/>
    <w:basedOn w:val="Normal"/>
    <w:rsid w:val="00113733"/>
    <w:pPr>
      <w:autoSpaceDE w:val="0"/>
      <w:autoSpaceDN w:val="0"/>
      <w:jc w:val="both"/>
    </w:pPr>
    <w:rPr>
      <w:sz w:val="16"/>
      <w:szCs w:val="16"/>
    </w:rPr>
  </w:style>
  <w:style w:type="paragraph" w:customStyle="1" w:styleId="Software">
    <w:name w:val="Software"/>
    <w:basedOn w:val="BodyText"/>
    <w:rsid w:val="00D2301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after="0"/>
    </w:pPr>
    <w:rPr>
      <w:rFonts w:ascii="Courier New" w:hAnsi="Courier New"/>
      <w:sz w:val="20"/>
    </w:rPr>
  </w:style>
  <w:style w:type="paragraph" w:customStyle="1" w:styleId="References">
    <w:name w:val="References"/>
    <w:basedOn w:val="BodyText"/>
    <w:rsid w:val="00F05118"/>
    <w:pPr>
      <w:numPr>
        <w:numId w:val="13"/>
      </w:numPr>
      <w:tabs>
        <w:tab w:val="clear" w:pos="360"/>
        <w:tab w:val="left" w:pos="576"/>
      </w:tabs>
      <w:autoSpaceDE w:val="0"/>
      <w:autoSpaceDN w:val="0"/>
      <w:ind w:left="576" w:hanging="576"/>
    </w:pPr>
    <w:rPr>
      <w:szCs w:val="16"/>
    </w:rPr>
  </w:style>
  <w:style w:type="paragraph" w:styleId="FootnoteText">
    <w:name w:val="footnote text"/>
    <w:basedOn w:val="Normal"/>
    <w:semiHidden/>
    <w:rsid w:val="003C6C41"/>
    <w:pPr>
      <w:autoSpaceDE w:val="0"/>
      <w:autoSpaceDN w:val="0"/>
      <w:ind w:firstLine="202"/>
      <w:jc w:val="both"/>
    </w:pPr>
    <w:rPr>
      <w:sz w:val="16"/>
      <w:szCs w:val="16"/>
    </w:rPr>
  </w:style>
  <w:style w:type="character" w:styleId="FootnoteReference">
    <w:name w:val="footnote reference"/>
    <w:basedOn w:val="DefaultParagraphFont"/>
    <w:semiHidden/>
    <w:rsid w:val="003C6C41"/>
    <w:rPr>
      <w:vertAlign w:val="superscript"/>
    </w:rPr>
  </w:style>
  <w:style w:type="paragraph" w:styleId="TOC2">
    <w:name w:val="toc 2"/>
    <w:basedOn w:val="Normal"/>
    <w:next w:val="Normal"/>
    <w:autoRedefine/>
    <w:uiPriority w:val="39"/>
    <w:rsid w:val="000C5E95"/>
    <w:pPr>
      <w:ind w:left="240"/>
    </w:pPr>
  </w:style>
  <w:style w:type="paragraph" w:styleId="TOC3">
    <w:name w:val="toc 3"/>
    <w:basedOn w:val="Normal"/>
    <w:next w:val="Normal"/>
    <w:autoRedefine/>
    <w:uiPriority w:val="39"/>
    <w:rsid w:val="000C5E95"/>
    <w:pPr>
      <w:ind w:left="480"/>
    </w:pPr>
  </w:style>
  <w:style w:type="character" w:styleId="PageNumber">
    <w:name w:val="page number"/>
    <w:basedOn w:val="DefaultParagraphFont"/>
    <w:rsid w:val="000342D4"/>
  </w:style>
  <w:style w:type="paragraph" w:customStyle="1" w:styleId="TOCTitle">
    <w:name w:val="TOC Title"/>
    <w:basedOn w:val="Normal"/>
    <w:next w:val="BodyText"/>
    <w:rsid w:val="003D6FF9"/>
    <w:pPr>
      <w:spacing w:before="360" w:after="120"/>
      <w:jc w:val="center"/>
    </w:pPr>
    <w:rPr>
      <w:b/>
      <w:sz w:val="28"/>
    </w:rPr>
  </w:style>
  <w:style w:type="paragraph" w:styleId="TableofFigures">
    <w:name w:val="table of figures"/>
    <w:basedOn w:val="Normal"/>
    <w:next w:val="Normal"/>
    <w:uiPriority w:val="99"/>
    <w:rsid w:val="005A79DD"/>
    <w:pPr>
      <w:ind w:left="480" w:hanging="480"/>
    </w:pPr>
  </w:style>
  <w:style w:type="paragraph" w:styleId="BalloonText">
    <w:name w:val="Balloon Text"/>
    <w:basedOn w:val="Normal"/>
    <w:link w:val="BalloonTextChar"/>
    <w:uiPriority w:val="99"/>
    <w:semiHidden/>
    <w:unhideWhenUsed/>
    <w:rsid w:val="000F4543"/>
    <w:rPr>
      <w:rFonts w:ascii="Tahoma" w:hAnsi="Tahoma" w:cs="Tahoma"/>
      <w:sz w:val="16"/>
      <w:szCs w:val="16"/>
    </w:rPr>
  </w:style>
  <w:style w:type="character" w:customStyle="1" w:styleId="BalloonTextChar">
    <w:name w:val="Balloon Text Char"/>
    <w:basedOn w:val="DefaultParagraphFont"/>
    <w:link w:val="BalloonText"/>
    <w:uiPriority w:val="99"/>
    <w:semiHidden/>
    <w:rsid w:val="000F4543"/>
    <w:rPr>
      <w:rFonts w:ascii="Tahoma" w:hAnsi="Tahoma" w:cs="Tahoma"/>
      <w:sz w:val="16"/>
      <w:szCs w:val="16"/>
    </w:rPr>
  </w:style>
  <w:style w:type="paragraph" w:styleId="ListNumber2">
    <w:name w:val="List Number 2"/>
    <w:basedOn w:val="Normal"/>
    <w:uiPriority w:val="99"/>
    <w:unhideWhenUsed/>
    <w:rsid w:val="004E6FC4"/>
    <w:pPr>
      <w:numPr>
        <w:numId w:val="7"/>
      </w:numPr>
      <w:contextualSpacing/>
    </w:pPr>
  </w:style>
  <w:style w:type="character" w:customStyle="1" w:styleId="apple-style-span">
    <w:name w:val="apple-style-span"/>
    <w:basedOn w:val="DefaultParagraphFont"/>
    <w:rsid w:val="00C95146"/>
  </w:style>
  <w:style w:type="paragraph" w:customStyle="1" w:styleId="Style1">
    <w:name w:val="Style1"/>
    <w:basedOn w:val="Normal"/>
    <w:link w:val="Style1Char"/>
    <w:qFormat/>
    <w:rsid w:val="00C95146"/>
    <w:pPr>
      <w:numPr>
        <w:numId w:val="23"/>
      </w:numPr>
      <w:spacing w:before="240" w:line="276" w:lineRule="auto"/>
      <w:outlineLvl w:val="0"/>
    </w:pPr>
    <w:rPr>
      <w:rFonts w:ascii="Arial" w:eastAsia="Arial" w:hAnsi="Arial" w:cs="Arial"/>
      <w:b/>
      <w:sz w:val="32"/>
      <w:szCs w:val="32"/>
    </w:rPr>
  </w:style>
  <w:style w:type="character" w:customStyle="1" w:styleId="Style1Char">
    <w:name w:val="Style1 Char"/>
    <w:basedOn w:val="DefaultParagraphFont"/>
    <w:link w:val="Style1"/>
    <w:rsid w:val="00C95146"/>
    <w:rPr>
      <w:rFonts w:ascii="Arial" w:eastAsia="Arial" w:hAnsi="Arial" w:cs="Arial"/>
      <w:b/>
      <w:sz w:val="32"/>
      <w:szCs w:val="32"/>
    </w:rPr>
  </w:style>
  <w:style w:type="paragraph" w:customStyle="1" w:styleId="Style2">
    <w:name w:val="Style2"/>
    <w:basedOn w:val="Normal"/>
    <w:link w:val="Style2Char"/>
    <w:autoRedefine/>
    <w:qFormat/>
    <w:rsid w:val="00EA53DA"/>
    <w:pPr>
      <w:spacing w:after="280"/>
    </w:pPr>
    <w:rPr>
      <w:rFonts w:eastAsia="Calibri"/>
      <w:color w:val="000000"/>
    </w:rPr>
  </w:style>
  <w:style w:type="paragraph" w:customStyle="1" w:styleId="Style3">
    <w:name w:val="Style3"/>
    <w:basedOn w:val="Style2"/>
    <w:qFormat/>
    <w:rsid w:val="00C95146"/>
    <w:pPr>
      <w:numPr>
        <w:ilvl w:val="1"/>
        <w:numId w:val="24"/>
      </w:numPr>
      <w:tabs>
        <w:tab w:val="num" w:pos="1080"/>
      </w:tabs>
      <w:ind w:left="720" w:firstLine="0"/>
    </w:pPr>
  </w:style>
  <w:style w:type="character" w:customStyle="1" w:styleId="Style2Char">
    <w:name w:val="Style2 Char"/>
    <w:basedOn w:val="DefaultParagraphFont"/>
    <w:link w:val="Style2"/>
    <w:rsid w:val="00EA53DA"/>
    <w:rPr>
      <w:rFonts w:eastAsia="Calibri"/>
      <w:color w:val="000000"/>
      <w:sz w:val="24"/>
      <w:szCs w:val="24"/>
    </w:rPr>
  </w:style>
  <w:style w:type="paragraph" w:styleId="ListParagraph">
    <w:name w:val="List Paragraph"/>
    <w:basedOn w:val="Normal"/>
    <w:uiPriority w:val="34"/>
    <w:qFormat/>
    <w:rsid w:val="00C95146"/>
    <w:pPr>
      <w:spacing w:after="200" w:line="276" w:lineRule="auto"/>
      <w:ind w:left="720"/>
      <w:contextualSpacing/>
    </w:pPr>
    <w:rPr>
      <w:rFonts w:ascii="Calibri" w:eastAsia="Calibri" w:hAnsi="Calibri"/>
      <w:sz w:val="22"/>
      <w:szCs w:val="22"/>
    </w:rPr>
  </w:style>
  <w:style w:type="paragraph" w:styleId="NormalWeb">
    <w:name w:val="Normal (Web)"/>
    <w:basedOn w:val="Normal"/>
    <w:rsid w:val="00804090"/>
    <w:pPr>
      <w:spacing w:before="100" w:beforeAutospacing="1" w:after="100" w:afterAutospacing="1"/>
    </w:pPr>
  </w:style>
  <w:style w:type="paragraph" w:styleId="TOC5">
    <w:name w:val="toc 5"/>
    <w:basedOn w:val="Normal"/>
    <w:next w:val="Normal"/>
    <w:autoRedefine/>
    <w:uiPriority w:val="39"/>
    <w:semiHidden/>
    <w:unhideWhenUsed/>
    <w:rsid w:val="00FC5695"/>
    <w:pPr>
      <w:spacing w:after="100"/>
      <w:ind w:left="960"/>
    </w:pPr>
  </w:style>
  <w:style w:type="character" w:customStyle="1" w:styleId="Heading1Char">
    <w:name w:val="Heading 1 Char"/>
    <w:basedOn w:val="DefaultParagraphFont"/>
    <w:link w:val="Heading1"/>
    <w:uiPriority w:val="9"/>
    <w:rsid w:val="00F35C50"/>
    <w:rPr>
      <w:rFonts w:ascii="Arial" w:hAnsi="Arial" w:cs="Arial"/>
      <w:b/>
      <w:bCs/>
      <w:kern w:val="32"/>
      <w:sz w:val="32"/>
      <w:szCs w:val="32"/>
    </w:rPr>
  </w:style>
  <w:style w:type="paragraph" w:styleId="Bibliography">
    <w:name w:val="Bibliography"/>
    <w:basedOn w:val="BodyText"/>
    <w:next w:val="Normal"/>
    <w:uiPriority w:val="37"/>
    <w:unhideWhenUsed/>
    <w:rsid w:val="003D5020"/>
    <w:pPr>
      <w:ind w:left="360" w:hanging="360"/>
    </w:pPr>
  </w:style>
  <w:style w:type="character" w:styleId="PlaceholderText">
    <w:name w:val="Placeholder Text"/>
    <w:basedOn w:val="DefaultParagraphFont"/>
    <w:uiPriority w:val="99"/>
    <w:semiHidden/>
    <w:rsid w:val="006856A0"/>
    <w:rPr>
      <w:color w:val="808080"/>
    </w:rPr>
  </w:style>
  <w:style w:type="paragraph" w:styleId="BlockText">
    <w:name w:val="Block Text"/>
    <w:basedOn w:val="Normal"/>
    <w:uiPriority w:val="99"/>
    <w:unhideWhenUsed/>
    <w:rsid w:val="004069A6"/>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character" w:customStyle="1" w:styleId="BodyTextChar">
    <w:name w:val="Body Text Char"/>
    <w:basedOn w:val="DefaultParagraphFont"/>
    <w:link w:val="BodyText"/>
    <w:rsid w:val="004069A6"/>
    <w:rPr>
      <w:sz w:val="24"/>
      <w:szCs w:val="24"/>
    </w:rPr>
  </w:style>
  <w:style w:type="character" w:styleId="CommentReference">
    <w:name w:val="annotation reference"/>
    <w:basedOn w:val="DefaultParagraphFont"/>
    <w:uiPriority w:val="99"/>
    <w:semiHidden/>
    <w:unhideWhenUsed/>
    <w:rsid w:val="00400841"/>
    <w:rPr>
      <w:sz w:val="16"/>
      <w:szCs w:val="16"/>
    </w:rPr>
  </w:style>
  <w:style w:type="paragraph" w:styleId="CommentText">
    <w:name w:val="annotation text"/>
    <w:basedOn w:val="Normal"/>
    <w:link w:val="CommentTextChar"/>
    <w:uiPriority w:val="99"/>
    <w:semiHidden/>
    <w:unhideWhenUsed/>
    <w:rsid w:val="00400841"/>
    <w:rPr>
      <w:sz w:val="20"/>
      <w:szCs w:val="20"/>
    </w:rPr>
  </w:style>
  <w:style w:type="character" w:customStyle="1" w:styleId="CommentTextChar">
    <w:name w:val="Comment Text Char"/>
    <w:basedOn w:val="DefaultParagraphFont"/>
    <w:link w:val="CommentText"/>
    <w:uiPriority w:val="99"/>
    <w:semiHidden/>
    <w:rsid w:val="00400841"/>
  </w:style>
  <w:style w:type="paragraph" w:styleId="CommentSubject">
    <w:name w:val="annotation subject"/>
    <w:basedOn w:val="CommentText"/>
    <w:next w:val="CommentText"/>
    <w:link w:val="CommentSubjectChar"/>
    <w:uiPriority w:val="99"/>
    <w:semiHidden/>
    <w:unhideWhenUsed/>
    <w:rsid w:val="00400841"/>
    <w:rPr>
      <w:b/>
      <w:bCs/>
    </w:rPr>
  </w:style>
  <w:style w:type="character" w:customStyle="1" w:styleId="CommentSubjectChar">
    <w:name w:val="Comment Subject Char"/>
    <w:basedOn w:val="CommentTextChar"/>
    <w:link w:val="CommentSubject"/>
    <w:uiPriority w:val="99"/>
    <w:semiHidden/>
    <w:rsid w:val="00400841"/>
    <w:rPr>
      <w:b/>
      <w:bCs/>
    </w:rPr>
  </w:style>
</w:styles>
</file>

<file path=word/webSettings.xml><?xml version="1.0" encoding="utf-8"?>
<w:webSettings xmlns:r="http://schemas.openxmlformats.org/officeDocument/2006/relationships" xmlns:w="http://schemas.openxmlformats.org/wordprocessingml/2006/main">
  <w:divs>
    <w:div w:id="58218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QuickStyle" Target="diagrams/quickStyle1.xml"/><Relationship Id="rId18" Type="http://schemas.openxmlformats.org/officeDocument/2006/relationships/image" Target="media/image2.emf"/><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1.emf"/><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3.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2.xml"/><Relationship Id="rId48"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86272E-559B-4153-A516-3D0929C2476C}" type="doc">
      <dgm:prSet loTypeId="urn:microsoft.com/office/officeart/2005/8/layout/hProcess6" loCatId="process" qsTypeId="urn:microsoft.com/office/officeart/2005/8/quickstyle/simple1" qsCatId="simple" csTypeId="urn:microsoft.com/office/officeart/2005/8/colors/accent1_2" csCatId="accent1" phldr="1"/>
      <dgm:spPr/>
    </dgm:pt>
    <dgm:pt modelId="{14DA84FF-140D-41A2-B3F7-763F3E95BA69}">
      <dgm:prSet phldrT="[Text]"/>
      <dgm:spPr/>
      <dgm:t>
        <a:bodyPr/>
        <a:lstStyle/>
        <a:p>
          <a:r>
            <a:rPr lang="en-US">
              <a:latin typeface="Times New Roman" pitchFamily="18" charset="0"/>
              <a:cs typeface="Times New Roman" pitchFamily="18" charset="0"/>
            </a:rPr>
            <a:t>S</a:t>
          </a:r>
        </a:p>
      </dgm:t>
    </dgm:pt>
    <dgm:pt modelId="{F1146641-C3CF-4C9A-B434-D51DE3A77108}" type="parTrans" cxnId="{8F339781-A45A-4738-9C9E-2F282A35A069}">
      <dgm:prSet/>
      <dgm:spPr/>
      <dgm:t>
        <a:bodyPr/>
        <a:lstStyle/>
        <a:p>
          <a:endParaRPr lang="en-US"/>
        </a:p>
      </dgm:t>
    </dgm:pt>
    <dgm:pt modelId="{30F8D2C5-0526-4D47-B9EE-087A50940389}" type="sibTrans" cxnId="{8F339781-A45A-4738-9C9E-2F282A35A069}">
      <dgm:prSet/>
      <dgm:spPr/>
      <dgm:t>
        <a:bodyPr/>
        <a:lstStyle/>
        <a:p>
          <a:endParaRPr lang="en-US"/>
        </a:p>
      </dgm:t>
    </dgm:pt>
    <dgm:pt modelId="{F335D6A2-B729-4A73-8443-EEFA375F0C0C}">
      <dgm:prSet phldrT="[Text]"/>
      <dgm:spPr/>
      <dgm:t>
        <a:bodyPr/>
        <a:lstStyle/>
        <a:p>
          <a:r>
            <a:rPr lang="en-US">
              <a:latin typeface="Times New Roman" pitchFamily="18" charset="0"/>
              <a:cs typeface="Times New Roman" pitchFamily="18" charset="0"/>
            </a:rPr>
            <a:t>I</a:t>
          </a:r>
        </a:p>
      </dgm:t>
    </dgm:pt>
    <dgm:pt modelId="{2BCCC6F1-B99B-4341-8785-2E75FA2A2878}" type="parTrans" cxnId="{3A167B12-7D68-47F4-91A8-D8B5FF5C923C}">
      <dgm:prSet/>
      <dgm:spPr/>
      <dgm:t>
        <a:bodyPr/>
        <a:lstStyle/>
        <a:p>
          <a:endParaRPr lang="en-US"/>
        </a:p>
      </dgm:t>
    </dgm:pt>
    <dgm:pt modelId="{4C2EE20F-AAA7-4792-B3A9-9628C6E73616}" type="sibTrans" cxnId="{3A167B12-7D68-47F4-91A8-D8B5FF5C923C}">
      <dgm:prSet/>
      <dgm:spPr/>
      <dgm:t>
        <a:bodyPr/>
        <a:lstStyle/>
        <a:p>
          <a:endParaRPr lang="en-US"/>
        </a:p>
      </dgm:t>
    </dgm:pt>
    <dgm:pt modelId="{8A4D65F4-AAFB-46B0-A427-7D47AA91EEED}">
      <dgm:prSet phldrT="[Text]"/>
      <dgm:spPr/>
      <dgm:t>
        <a:bodyPr/>
        <a:lstStyle/>
        <a:p>
          <a:r>
            <a:rPr lang="en-US">
              <a:latin typeface="Times New Roman" pitchFamily="18" charset="0"/>
              <a:cs typeface="Times New Roman" pitchFamily="18" charset="0"/>
            </a:rPr>
            <a:t>R</a:t>
          </a:r>
        </a:p>
      </dgm:t>
    </dgm:pt>
    <dgm:pt modelId="{C8AD3F7D-2250-4E1E-9D28-6DDEBD091171}" type="parTrans" cxnId="{F57E4E27-3D28-4298-8737-31D2168B5B0A}">
      <dgm:prSet/>
      <dgm:spPr/>
      <dgm:t>
        <a:bodyPr/>
        <a:lstStyle/>
        <a:p>
          <a:endParaRPr lang="en-US"/>
        </a:p>
      </dgm:t>
    </dgm:pt>
    <dgm:pt modelId="{DA478EE3-F75C-4799-A604-6CBCB175C16D}" type="sibTrans" cxnId="{F57E4E27-3D28-4298-8737-31D2168B5B0A}">
      <dgm:prSet/>
      <dgm:spPr/>
      <dgm:t>
        <a:bodyPr/>
        <a:lstStyle/>
        <a:p>
          <a:endParaRPr lang="en-US"/>
        </a:p>
      </dgm:t>
    </dgm:pt>
    <dgm:pt modelId="{BFDCDFC5-1EAE-438E-B51D-EBF66F658879}">
      <dgm:prSet/>
      <dgm:spPr>
        <a:noFill/>
        <a:ln>
          <a:noFill/>
        </a:ln>
      </dgm:spPr>
      <dgm:t>
        <a:bodyPr/>
        <a:lstStyle/>
        <a:p>
          <a:endParaRPr lang="en-US"/>
        </a:p>
      </dgm:t>
    </dgm:pt>
    <dgm:pt modelId="{E21E26A4-7EC2-4108-9C66-7A838F994C04}" type="parTrans" cxnId="{EEAEA0EA-68AC-43F7-82BA-85C31B6A8753}">
      <dgm:prSet/>
      <dgm:spPr/>
      <dgm:t>
        <a:bodyPr/>
        <a:lstStyle/>
        <a:p>
          <a:endParaRPr lang="en-US"/>
        </a:p>
      </dgm:t>
    </dgm:pt>
    <dgm:pt modelId="{8F7A8E53-18BA-4B24-AFE4-B37F142B7E41}" type="sibTrans" cxnId="{EEAEA0EA-68AC-43F7-82BA-85C31B6A8753}">
      <dgm:prSet/>
      <dgm:spPr/>
      <dgm:t>
        <a:bodyPr/>
        <a:lstStyle/>
        <a:p>
          <a:endParaRPr lang="en-US"/>
        </a:p>
      </dgm:t>
    </dgm:pt>
    <dgm:pt modelId="{CD79646A-2C47-40ED-B6F7-56BE32D6EFFF}">
      <dgm:prSet custT="1"/>
      <dgm:spPr/>
      <dgm:t>
        <a:bodyPr/>
        <a:lstStyle/>
        <a:p>
          <a:r>
            <a:rPr lang="el-GR" sz="1800">
              <a:latin typeface="Times New Roman"/>
              <a:cs typeface="Times New Roman"/>
            </a:rPr>
            <a:t>β</a:t>
          </a:r>
          <a:endParaRPr lang="en-US" sz="1800" b="1"/>
        </a:p>
      </dgm:t>
    </dgm:pt>
    <dgm:pt modelId="{413B53A7-52D7-4E5E-8BC5-BEA842C7A210}" type="parTrans" cxnId="{19925C09-C4A3-4E32-A0FB-47F8F428627D}">
      <dgm:prSet/>
      <dgm:spPr/>
      <dgm:t>
        <a:bodyPr/>
        <a:lstStyle/>
        <a:p>
          <a:endParaRPr lang="en-US"/>
        </a:p>
      </dgm:t>
    </dgm:pt>
    <dgm:pt modelId="{C67F5C5C-D9B6-4C60-A4EC-0312F891A2A9}" type="sibTrans" cxnId="{19925C09-C4A3-4E32-A0FB-47F8F428627D}">
      <dgm:prSet/>
      <dgm:spPr/>
      <dgm:t>
        <a:bodyPr/>
        <a:lstStyle/>
        <a:p>
          <a:endParaRPr lang="en-US"/>
        </a:p>
      </dgm:t>
    </dgm:pt>
    <dgm:pt modelId="{C1BC1D8D-C364-4BDD-926B-FD5279353A84}">
      <dgm:prSet custT="1"/>
      <dgm:spPr/>
      <dgm:t>
        <a:bodyPr/>
        <a:lstStyle/>
        <a:p>
          <a:r>
            <a:rPr lang="el-GR" sz="1800" b="1">
              <a:latin typeface="Times New Roman"/>
              <a:cs typeface="Times New Roman"/>
            </a:rPr>
            <a:t>γ</a:t>
          </a:r>
          <a:endParaRPr lang="en-US" sz="1800"/>
        </a:p>
      </dgm:t>
    </dgm:pt>
    <dgm:pt modelId="{E99A0CAE-0AA1-4EE7-9A8F-9CC3EA8BC33D}" type="sibTrans" cxnId="{AED719DC-1540-4DEF-AE79-784EFA31E451}">
      <dgm:prSet/>
      <dgm:spPr/>
      <dgm:t>
        <a:bodyPr/>
        <a:lstStyle/>
        <a:p>
          <a:endParaRPr lang="en-US"/>
        </a:p>
      </dgm:t>
    </dgm:pt>
    <dgm:pt modelId="{161A5F69-5E39-4363-ACF5-7647C5DC4A42}" type="parTrans" cxnId="{AED719DC-1540-4DEF-AE79-784EFA31E451}">
      <dgm:prSet/>
      <dgm:spPr/>
      <dgm:t>
        <a:bodyPr/>
        <a:lstStyle/>
        <a:p>
          <a:endParaRPr lang="en-US"/>
        </a:p>
      </dgm:t>
    </dgm:pt>
    <dgm:pt modelId="{62BE8BC0-2368-48C0-AC7F-05EA639D836C}" type="pres">
      <dgm:prSet presAssocID="{EA86272E-559B-4153-A516-3D0929C2476C}" presName="theList" presStyleCnt="0">
        <dgm:presLayoutVars>
          <dgm:dir/>
          <dgm:animLvl val="lvl"/>
          <dgm:resizeHandles val="exact"/>
        </dgm:presLayoutVars>
      </dgm:prSet>
      <dgm:spPr/>
    </dgm:pt>
    <dgm:pt modelId="{D999F6BD-A205-40CD-927D-734E02E74B9C}" type="pres">
      <dgm:prSet presAssocID="{14DA84FF-140D-41A2-B3F7-763F3E95BA69}" presName="compNode" presStyleCnt="0"/>
      <dgm:spPr/>
    </dgm:pt>
    <dgm:pt modelId="{4AC2A27F-29DE-4380-A865-65222AB00359}" type="pres">
      <dgm:prSet presAssocID="{14DA84FF-140D-41A2-B3F7-763F3E95BA69}" presName="noGeometry" presStyleCnt="0"/>
      <dgm:spPr/>
    </dgm:pt>
    <dgm:pt modelId="{F8468D49-B7D3-45F5-B30A-A0E996023FB8}" type="pres">
      <dgm:prSet presAssocID="{14DA84FF-140D-41A2-B3F7-763F3E95BA69}" presName="childTextVisible" presStyleLbl="bgAccFollowNode1" presStyleIdx="0" presStyleCnt="3" custLinFactNeighborX="3325" custLinFactNeighborY="-2536">
        <dgm:presLayoutVars>
          <dgm:bulletEnabled val="1"/>
        </dgm:presLayoutVars>
      </dgm:prSet>
      <dgm:spPr/>
      <dgm:t>
        <a:bodyPr/>
        <a:lstStyle/>
        <a:p>
          <a:endParaRPr lang="en-US"/>
        </a:p>
      </dgm:t>
    </dgm:pt>
    <dgm:pt modelId="{6A9C894E-CDF1-48AE-805B-FFB8414A3DF3}" type="pres">
      <dgm:prSet presAssocID="{14DA84FF-140D-41A2-B3F7-763F3E95BA69}" presName="childTextHidden" presStyleLbl="bgAccFollowNode1" presStyleIdx="0" presStyleCnt="3"/>
      <dgm:spPr/>
      <dgm:t>
        <a:bodyPr/>
        <a:lstStyle/>
        <a:p>
          <a:endParaRPr lang="en-US"/>
        </a:p>
      </dgm:t>
    </dgm:pt>
    <dgm:pt modelId="{7A47475F-B814-4AF8-A792-6A9CB4E88096}" type="pres">
      <dgm:prSet presAssocID="{14DA84FF-140D-41A2-B3F7-763F3E95BA69}" presName="parentText" presStyleLbl="node1" presStyleIdx="0" presStyleCnt="3">
        <dgm:presLayoutVars>
          <dgm:chMax val="1"/>
          <dgm:bulletEnabled val="1"/>
        </dgm:presLayoutVars>
      </dgm:prSet>
      <dgm:spPr/>
      <dgm:t>
        <a:bodyPr/>
        <a:lstStyle/>
        <a:p>
          <a:endParaRPr lang="en-US"/>
        </a:p>
      </dgm:t>
    </dgm:pt>
    <dgm:pt modelId="{309AB233-1A02-4DF2-BBD7-5CAA3B75CF03}" type="pres">
      <dgm:prSet presAssocID="{14DA84FF-140D-41A2-B3F7-763F3E95BA69}" presName="aSpace" presStyleCnt="0"/>
      <dgm:spPr/>
    </dgm:pt>
    <dgm:pt modelId="{287181EE-EACE-428F-9EAB-359241F07987}" type="pres">
      <dgm:prSet presAssocID="{F335D6A2-B729-4A73-8443-EEFA375F0C0C}" presName="compNode" presStyleCnt="0"/>
      <dgm:spPr/>
    </dgm:pt>
    <dgm:pt modelId="{79297C02-1A21-43EF-B3F2-F20B57B190D2}" type="pres">
      <dgm:prSet presAssocID="{F335D6A2-B729-4A73-8443-EEFA375F0C0C}" presName="noGeometry" presStyleCnt="0"/>
      <dgm:spPr/>
    </dgm:pt>
    <dgm:pt modelId="{3B633183-42C3-490C-A9AA-EA556387E6F2}" type="pres">
      <dgm:prSet presAssocID="{F335D6A2-B729-4A73-8443-EEFA375F0C0C}" presName="childTextVisible" presStyleLbl="bgAccFollowNode1" presStyleIdx="1" presStyleCnt="3">
        <dgm:presLayoutVars>
          <dgm:bulletEnabled val="1"/>
        </dgm:presLayoutVars>
      </dgm:prSet>
      <dgm:spPr/>
      <dgm:t>
        <a:bodyPr/>
        <a:lstStyle/>
        <a:p>
          <a:endParaRPr lang="en-US"/>
        </a:p>
      </dgm:t>
    </dgm:pt>
    <dgm:pt modelId="{8B62468B-FD28-4245-BA82-C4FE756EA571}" type="pres">
      <dgm:prSet presAssocID="{F335D6A2-B729-4A73-8443-EEFA375F0C0C}" presName="childTextHidden" presStyleLbl="bgAccFollowNode1" presStyleIdx="1" presStyleCnt="3"/>
      <dgm:spPr/>
      <dgm:t>
        <a:bodyPr/>
        <a:lstStyle/>
        <a:p>
          <a:endParaRPr lang="en-US"/>
        </a:p>
      </dgm:t>
    </dgm:pt>
    <dgm:pt modelId="{8EAE9846-D6C0-47EC-847F-9B6DF883F1AD}" type="pres">
      <dgm:prSet presAssocID="{F335D6A2-B729-4A73-8443-EEFA375F0C0C}" presName="parentText" presStyleLbl="node1" presStyleIdx="1" presStyleCnt="3">
        <dgm:presLayoutVars>
          <dgm:chMax val="1"/>
          <dgm:bulletEnabled val="1"/>
        </dgm:presLayoutVars>
      </dgm:prSet>
      <dgm:spPr/>
      <dgm:t>
        <a:bodyPr/>
        <a:lstStyle/>
        <a:p>
          <a:endParaRPr lang="en-US"/>
        </a:p>
      </dgm:t>
    </dgm:pt>
    <dgm:pt modelId="{82437CCC-57DC-44FA-A942-E3A62F788069}" type="pres">
      <dgm:prSet presAssocID="{F335D6A2-B729-4A73-8443-EEFA375F0C0C}" presName="aSpace" presStyleCnt="0"/>
      <dgm:spPr/>
    </dgm:pt>
    <dgm:pt modelId="{249B979A-ECED-4762-8F16-AFF01AB978E2}" type="pres">
      <dgm:prSet presAssocID="{8A4D65F4-AAFB-46B0-A427-7D47AA91EEED}" presName="compNode" presStyleCnt="0"/>
      <dgm:spPr/>
    </dgm:pt>
    <dgm:pt modelId="{8036AB6D-C4B1-45B5-A068-BCB99ECB7585}" type="pres">
      <dgm:prSet presAssocID="{8A4D65F4-AAFB-46B0-A427-7D47AA91EEED}" presName="noGeometry" presStyleCnt="0"/>
      <dgm:spPr/>
    </dgm:pt>
    <dgm:pt modelId="{2B762FE3-2EF6-4369-8C46-A78B44387E4C}" type="pres">
      <dgm:prSet presAssocID="{8A4D65F4-AAFB-46B0-A427-7D47AA91EEED}" presName="childTextVisible" presStyleLbl="bgAccFollowNode1" presStyleIdx="2" presStyleCnt="3" custLinFactNeighborX="6649" custLinFactNeighborY="1268">
        <dgm:presLayoutVars>
          <dgm:bulletEnabled val="1"/>
        </dgm:presLayoutVars>
      </dgm:prSet>
      <dgm:spPr/>
      <dgm:t>
        <a:bodyPr/>
        <a:lstStyle/>
        <a:p>
          <a:endParaRPr lang="en-US"/>
        </a:p>
      </dgm:t>
    </dgm:pt>
    <dgm:pt modelId="{219EAD3C-2EA0-4053-BF8A-80958BCB3408}" type="pres">
      <dgm:prSet presAssocID="{8A4D65F4-AAFB-46B0-A427-7D47AA91EEED}" presName="childTextHidden" presStyleLbl="bgAccFollowNode1" presStyleIdx="2" presStyleCnt="3"/>
      <dgm:spPr/>
      <dgm:t>
        <a:bodyPr/>
        <a:lstStyle/>
        <a:p>
          <a:endParaRPr lang="en-US"/>
        </a:p>
      </dgm:t>
    </dgm:pt>
    <dgm:pt modelId="{73A8C228-7A90-4A60-BBBB-56DCBEF0B332}" type="pres">
      <dgm:prSet presAssocID="{8A4D65F4-AAFB-46B0-A427-7D47AA91EEED}" presName="parentText" presStyleLbl="node1" presStyleIdx="2" presStyleCnt="3">
        <dgm:presLayoutVars>
          <dgm:chMax val="1"/>
          <dgm:bulletEnabled val="1"/>
        </dgm:presLayoutVars>
      </dgm:prSet>
      <dgm:spPr/>
      <dgm:t>
        <a:bodyPr/>
        <a:lstStyle/>
        <a:p>
          <a:endParaRPr lang="en-US"/>
        </a:p>
      </dgm:t>
    </dgm:pt>
  </dgm:ptLst>
  <dgm:cxnLst>
    <dgm:cxn modelId="{EEAEA0EA-68AC-43F7-82BA-85C31B6A8753}" srcId="{8A4D65F4-AAFB-46B0-A427-7D47AA91EEED}" destId="{BFDCDFC5-1EAE-438E-B51D-EBF66F658879}" srcOrd="0" destOrd="0" parTransId="{E21E26A4-7EC2-4108-9C66-7A838F994C04}" sibTransId="{8F7A8E53-18BA-4B24-AFE4-B37F142B7E41}"/>
    <dgm:cxn modelId="{6831CA6E-1ECE-4DCA-BC82-7B07CDAB568B}" type="presOf" srcId="{F335D6A2-B729-4A73-8443-EEFA375F0C0C}" destId="{8EAE9846-D6C0-47EC-847F-9B6DF883F1AD}" srcOrd="0" destOrd="0" presId="urn:microsoft.com/office/officeart/2005/8/layout/hProcess6"/>
    <dgm:cxn modelId="{48185A3D-6FFA-41F3-82A1-99AD48F86159}" type="presOf" srcId="{C1BC1D8D-C364-4BDD-926B-FD5279353A84}" destId="{F8468D49-B7D3-45F5-B30A-A0E996023FB8}" srcOrd="0" destOrd="0" presId="urn:microsoft.com/office/officeart/2005/8/layout/hProcess6"/>
    <dgm:cxn modelId="{D7BE5501-9819-40C8-AD5D-FC33F5D29D10}" type="presOf" srcId="{14DA84FF-140D-41A2-B3F7-763F3E95BA69}" destId="{7A47475F-B814-4AF8-A792-6A9CB4E88096}" srcOrd="0" destOrd="0" presId="urn:microsoft.com/office/officeart/2005/8/layout/hProcess6"/>
    <dgm:cxn modelId="{0AD8306F-E5FE-4165-A093-E870A0E98653}" type="presOf" srcId="{BFDCDFC5-1EAE-438E-B51D-EBF66F658879}" destId="{2B762FE3-2EF6-4369-8C46-A78B44387E4C}" srcOrd="0" destOrd="0" presId="urn:microsoft.com/office/officeart/2005/8/layout/hProcess6"/>
    <dgm:cxn modelId="{4B1B1C08-74E8-441A-B948-BDB727C57CD8}" type="presOf" srcId="{CD79646A-2C47-40ED-B6F7-56BE32D6EFFF}" destId="{3B633183-42C3-490C-A9AA-EA556387E6F2}" srcOrd="0" destOrd="0" presId="urn:microsoft.com/office/officeart/2005/8/layout/hProcess6"/>
    <dgm:cxn modelId="{8F339781-A45A-4738-9C9E-2F282A35A069}" srcId="{EA86272E-559B-4153-A516-3D0929C2476C}" destId="{14DA84FF-140D-41A2-B3F7-763F3E95BA69}" srcOrd="0" destOrd="0" parTransId="{F1146641-C3CF-4C9A-B434-D51DE3A77108}" sibTransId="{30F8D2C5-0526-4D47-B9EE-087A50940389}"/>
    <dgm:cxn modelId="{77AD3241-B5EC-430C-845D-4DC506037B5F}" type="presOf" srcId="{BFDCDFC5-1EAE-438E-B51D-EBF66F658879}" destId="{219EAD3C-2EA0-4053-BF8A-80958BCB3408}" srcOrd="1" destOrd="0" presId="urn:microsoft.com/office/officeart/2005/8/layout/hProcess6"/>
    <dgm:cxn modelId="{5B617B82-2411-4A90-9A8B-7743BA864313}" type="presOf" srcId="{CD79646A-2C47-40ED-B6F7-56BE32D6EFFF}" destId="{8B62468B-FD28-4245-BA82-C4FE756EA571}" srcOrd="1" destOrd="0" presId="urn:microsoft.com/office/officeart/2005/8/layout/hProcess6"/>
    <dgm:cxn modelId="{509E244F-A546-4FF1-8298-836761E8AD38}" type="presOf" srcId="{C1BC1D8D-C364-4BDD-926B-FD5279353A84}" destId="{6A9C894E-CDF1-48AE-805B-FFB8414A3DF3}" srcOrd="1" destOrd="0" presId="urn:microsoft.com/office/officeart/2005/8/layout/hProcess6"/>
    <dgm:cxn modelId="{19925C09-C4A3-4E32-A0FB-47F8F428627D}" srcId="{F335D6A2-B729-4A73-8443-EEFA375F0C0C}" destId="{CD79646A-2C47-40ED-B6F7-56BE32D6EFFF}" srcOrd="0" destOrd="0" parTransId="{413B53A7-52D7-4E5E-8BC5-BEA842C7A210}" sibTransId="{C67F5C5C-D9B6-4C60-A4EC-0312F891A2A9}"/>
    <dgm:cxn modelId="{5D26F2BD-0591-40D0-87A7-368C3B3930E8}" type="presOf" srcId="{EA86272E-559B-4153-A516-3D0929C2476C}" destId="{62BE8BC0-2368-48C0-AC7F-05EA639D836C}" srcOrd="0" destOrd="0" presId="urn:microsoft.com/office/officeart/2005/8/layout/hProcess6"/>
    <dgm:cxn modelId="{3A167B12-7D68-47F4-91A8-D8B5FF5C923C}" srcId="{EA86272E-559B-4153-A516-3D0929C2476C}" destId="{F335D6A2-B729-4A73-8443-EEFA375F0C0C}" srcOrd="1" destOrd="0" parTransId="{2BCCC6F1-B99B-4341-8785-2E75FA2A2878}" sibTransId="{4C2EE20F-AAA7-4792-B3A9-9628C6E73616}"/>
    <dgm:cxn modelId="{AED719DC-1540-4DEF-AE79-784EFA31E451}" srcId="{14DA84FF-140D-41A2-B3F7-763F3E95BA69}" destId="{C1BC1D8D-C364-4BDD-926B-FD5279353A84}" srcOrd="0" destOrd="0" parTransId="{161A5F69-5E39-4363-ACF5-7647C5DC4A42}" sibTransId="{E99A0CAE-0AA1-4EE7-9A8F-9CC3EA8BC33D}"/>
    <dgm:cxn modelId="{EBDEB0EC-F93E-4297-8376-A0195BD87170}" type="presOf" srcId="{8A4D65F4-AAFB-46B0-A427-7D47AA91EEED}" destId="{73A8C228-7A90-4A60-BBBB-56DCBEF0B332}" srcOrd="0" destOrd="0" presId="urn:microsoft.com/office/officeart/2005/8/layout/hProcess6"/>
    <dgm:cxn modelId="{F57E4E27-3D28-4298-8737-31D2168B5B0A}" srcId="{EA86272E-559B-4153-A516-3D0929C2476C}" destId="{8A4D65F4-AAFB-46B0-A427-7D47AA91EEED}" srcOrd="2" destOrd="0" parTransId="{C8AD3F7D-2250-4E1E-9D28-6DDEBD091171}" sibTransId="{DA478EE3-F75C-4799-A604-6CBCB175C16D}"/>
    <dgm:cxn modelId="{621624CF-54E2-418E-B96D-239FCEF5E676}" type="presParOf" srcId="{62BE8BC0-2368-48C0-AC7F-05EA639D836C}" destId="{D999F6BD-A205-40CD-927D-734E02E74B9C}" srcOrd="0" destOrd="0" presId="urn:microsoft.com/office/officeart/2005/8/layout/hProcess6"/>
    <dgm:cxn modelId="{CB6DD5C7-D268-4963-867A-E76C9C9D927E}" type="presParOf" srcId="{D999F6BD-A205-40CD-927D-734E02E74B9C}" destId="{4AC2A27F-29DE-4380-A865-65222AB00359}" srcOrd="0" destOrd="0" presId="urn:microsoft.com/office/officeart/2005/8/layout/hProcess6"/>
    <dgm:cxn modelId="{BE0216C6-B94B-4784-9410-652CCA8D39DD}" type="presParOf" srcId="{D999F6BD-A205-40CD-927D-734E02E74B9C}" destId="{F8468D49-B7D3-45F5-B30A-A0E996023FB8}" srcOrd="1" destOrd="0" presId="urn:microsoft.com/office/officeart/2005/8/layout/hProcess6"/>
    <dgm:cxn modelId="{03292BA4-258C-410C-A9C1-617E072EF792}" type="presParOf" srcId="{D999F6BD-A205-40CD-927D-734E02E74B9C}" destId="{6A9C894E-CDF1-48AE-805B-FFB8414A3DF3}" srcOrd="2" destOrd="0" presId="urn:microsoft.com/office/officeart/2005/8/layout/hProcess6"/>
    <dgm:cxn modelId="{7AE88806-4555-4B35-BF36-0878F2F7981C}" type="presParOf" srcId="{D999F6BD-A205-40CD-927D-734E02E74B9C}" destId="{7A47475F-B814-4AF8-A792-6A9CB4E88096}" srcOrd="3" destOrd="0" presId="urn:microsoft.com/office/officeart/2005/8/layout/hProcess6"/>
    <dgm:cxn modelId="{46F8723C-0C1C-4879-8928-68D47C36A519}" type="presParOf" srcId="{62BE8BC0-2368-48C0-AC7F-05EA639D836C}" destId="{309AB233-1A02-4DF2-BBD7-5CAA3B75CF03}" srcOrd="1" destOrd="0" presId="urn:microsoft.com/office/officeart/2005/8/layout/hProcess6"/>
    <dgm:cxn modelId="{3EFECEAC-352D-4943-BAC7-C59AB2E5AA11}" type="presParOf" srcId="{62BE8BC0-2368-48C0-AC7F-05EA639D836C}" destId="{287181EE-EACE-428F-9EAB-359241F07987}" srcOrd="2" destOrd="0" presId="urn:microsoft.com/office/officeart/2005/8/layout/hProcess6"/>
    <dgm:cxn modelId="{2BC7E4FA-77BD-45BB-8899-2FFB58AE894E}" type="presParOf" srcId="{287181EE-EACE-428F-9EAB-359241F07987}" destId="{79297C02-1A21-43EF-B3F2-F20B57B190D2}" srcOrd="0" destOrd="0" presId="urn:microsoft.com/office/officeart/2005/8/layout/hProcess6"/>
    <dgm:cxn modelId="{A21D360C-4142-4D8E-B357-340345B26886}" type="presParOf" srcId="{287181EE-EACE-428F-9EAB-359241F07987}" destId="{3B633183-42C3-490C-A9AA-EA556387E6F2}" srcOrd="1" destOrd="0" presId="urn:microsoft.com/office/officeart/2005/8/layout/hProcess6"/>
    <dgm:cxn modelId="{CD763F97-8E97-49B9-86C9-475407199228}" type="presParOf" srcId="{287181EE-EACE-428F-9EAB-359241F07987}" destId="{8B62468B-FD28-4245-BA82-C4FE756EA571}" srcOrd="2" destOrd="0" presId="urn:microsoft.com/office/officeart/2005/8/layout/hProcess6"/>
    <dgm:cxn modelId="{54326EBE-BD5A-482B-B529-D208E82B5261}" type="presParOf" srcId="{287181EE-EACE-428F-9EAB-359241F07987}" destId="{8EAE9846-D6C0-47EC-847F-9B6DF883F1AD}" srcOrd="3" destOrd="0" presId="urn:microsoft.com/office/officeart/2005/8/layout/hProcess6"/>
    <dgm:cxn modelId="{3AE4FC0A-5EC8-47AE-B4EC-AA361F8C5248}" type="presParOf" srcId="{62BE8BC0-2368-48C0-AC7F-05EA639D836C}" destId="{82437CCC-57DC-44FA-A942-E3A62F788069}" srcOrd="3" destOrd="0" presId="urn:microsoft.com/office/officeart/2005/8/layout/hProcess6"/>
    <dgm:cxn modelId="{A7B03442-D148-479C-AD1F-CD429B902ACA}" type="presParOf" srcId="{62BE8BC0-2368-48C0-AC7F-05EA639D836C}" destId="{249B979A-ECED-4762-8F16-AFF01AB978E2}" srcOrd="4" destOrd="0" presId="urn:microsoft.com/office/officeart/2005/8/layout/hProcess6"/>
    <dgm:cxn modelId="{A37F7CFF-6ECD-4E57-BC44-9282F1AEBC3F}" type="presParOf" srcId="{249B979A-ECED-4762-8F16-AFF01AB978E2}" destId="{8036AB6D-C4B1-45B5-A068-BCB99ECB7585}" srcOrd="0" destOrd="0" presId="urn:microsoft.com/office/officeart/2005/8/layout/hProcess6"/>
    <dgm:cxn modelId="{BD034968-46BF-4940-BADB-80D3B28A1F2B}" type="presParOf" srcId="{249B979A-ECED-4762-8F16-AFF01AB978E2}" destId="{2B762FE3-2EF6-4369-8C46-A78B44387E4C}" srcOrd="1" destOrd="0" presId="urn:microsoft.com/office/officeart/2005/8/layout/hProcess6"/>
    <dgm:cxn modelId="{41FCF867-D004-4624-9932-31B5A6715069}" type="presParOf" srcId="{249B979A-ECED-4762-8F16-AFF01AB978E2}" destId="{219EAD3C-2EA0-4053-BF8A-80958BCB3408}" srcOrd="2" destOrd="0" presId="urn:microsoft.com/office/officeart/2005/8/layout/hProcess6"/>
    <dgm:cxn modelId="{D4B31EA4-C035-4D23-B97C-EFD7ECA99D82}" type="presParOf" srcId="{249B979A-ECED-4762-8F16-AFF01AB978E2}" destId="{73A8C228-7A90-4A60-BBBB-56DCBEF0B332}" srcOrd="3" destOrd="0" presId="urn:microsoft.com/office/officeart/2005/8/layout/hProcess6"/>
  </dgm:cxnLst>
  <dgm:bg/>
  <dgm:whole/>
  <dgm:extLst>
    <a:ext uri="http://schemas.microsoft.com/office/drawing/2008/diagram">
      <dsp:dataModelExt xmlns:dsp="http://schemas.microsoft.com/office/drawing/2008/diagram" xmlns="" relId="rId15"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F8468D49-B7D3-45F5-B30A-A0E996023FB8}">
      <dsp:nvSpPr>
        <dsp:cNvPr id="0" name=""/>
        <dsp:cNvSpPr/>
      </dsp:nvSpPr>
      <dsp:spPr>
        <a:xfrm>
          <a:off x="221691" y="160545"/>
          <a:ext cx="777472" cy="679608"/>
        </a:xfrm>
        <a:prstGeom prst="rightArrow">
          <a:avLst>
            <a:gd name="adj1" fmla="val 70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11430" rIns="22860" bIns="11430" numCol="1" spcCol="1270" anchor="ctr" anchorCtr="0">
          <a:noAutofit/>
        </a:bodyPr>
        <a:lstStyle/>
        <a:p>
          <a:pPr lvl="0" algn="ctr" defTabSz="800100">
            <a:lnSpc>
              <a:spcPct val="90000"/>
            </a:lnSpc>
            <a:spcBef>
              <a:spcPct val="0"/>
            </a:spcBef>
            <a:spcAft>
              <a:spcPct val="35000"/>
            </a:spcAft>
          </a:pPr>
          <a:r>
            <a:rPr lang="el-GR" sz="1800" b="1" kern="1200">
              <a:latin typeface="Times New Roman"/>
              <a:cs typeface="Times New Roman"/>
            </a:rPr>
            <a:t>γ</a:t>
          </a:r>
          <a:endParaRPr lang="en-US" sz="1800" kern="1200"/>
        </a:p>
      </dsp:txBody>
      <dsp:txXfrm>
        <a:off x="416059" y="160545"/>
        <a:ext cx="583104" cy="679608"/>
      </dsp:txXfrm>
    </dsp:sp>
    <dsp:sp modelId="{7A47475F-B814-4AF8-A792-6A9CB4E88096}">
      <dsp:nvSpPr>
        <dsp:cNvPr id="0" name=""/>
        <dsp:cNvSpPr/>
      </dsp:nvSpPr>
      <dsp:spPr>
        <a:xfrm>
          <a:off x="1472" y="323216"/>
          <a:ext cx="388736" cy="38873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latin typeface="Times New Roman" pitchFamily="18" charset="0"/>
              <a:cs typeface="Times New Roman" pitchFamily="18" charset="0"/>
            </a:rPr>
            <a:t>S</a:t>
          </a:r>
        </a:p>
      </dsp:txBody>
      <dsp:txXfrm>
        <a:off x="1472" y="323216"/>
        <a:ext cx="388736" cy="388736"/>
      </dsp:txXfrm>
    </dsp:sp>
    <dsp:sp modelId="{3B633183-42C3-490C-A9AA-EA556387E6F2}">
      <dsp:nvSpPr>
        <dsp:cNvPr id="0" name=""/>
        <dsp:cNvSpPr/>
      </dsp:nvSpPr>
      <dsp:spPr>
        <a:xfrm>
          <a:off x="1216273" y="177780"/>
          <a:ext cx="777472" cy="679608"/>
        </a:xfrm>
        <a:prstGeom prst="rightArrow">
          <a:avLst>
            <a:gd name="adj1" fmla="val 70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11430" rIns="22860" bIns="11430" numCol="1" spcCol="1270" anchor="ctr" anchorCtr="0">
          <a:noAutofit/>
        </a:bodyPr>
        <a:lstStyle/>
        <a:p>
          <a:pPr lvl="0" algn="ctr" defTabSz="800100">
            <a:lnSpc>
              <a:spcPct val="90000"/>
            </a:lnSpc>
            <a:spcBef>
              <a:spcPct val="0"/>
            </a:spcBef>
            <a:spcAft>
              <a:spcPct val="35000"/>
            </a:spcAft>
          </a:pPr>
          <a:r>
            <a:rPr lang="el-GR" sz="1800" kern="1200">
              <a:latin typeface="Times New Roman"/>
              <a:cs typeface="Times New Roman"/>
            </a:rPr>
            <a:t>β</a:t>
          </a:r>
          <a:endParaRPr lang="en-US" sz="1800" b="1" kern="1200"/>
        </a:p>
      </dsp:txBody>
      <dsp:txXfrm>
        <a:off x="1410641" y="177780"/>
        <a:ext cx="583104" cy="679608"/>
      </dsp:txXfrm>
    </dsp:sp>
    <dsp:sp modelId="{8EAE9846-D6C0-47EC-847F-9B6DF883F1AD}">
      <dsp:nvSpPr>
        <dsp:cNvPr id="0" name=""/>
        <dsp:cNvSpPr/>
      </dsp:nvSpPr>
      <dsp:spPr>
        <a:xfrm>
          <a:off x="1021905" y="323216"/>
          <a:ext cx="388736" cy="38873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latin typeface="Times New Roman" pitchFamily="18" charset="0"/>
              <a:cs typeface="Times New Roman" pitchFamily="18" charset="0"/>
            </a:rPr>
            <a:t>I</a:t>
          </a:r>
        </a:p>
      </dsp:txBody>
      <dsp:txXfrm>
        <a:off x="1021905" y="323216"/>
        <a:ext cx="388736" cy="388736"/>
      </dsp:txXfrm>
    </dsp:sp>
    <dsp:sp modelId="{2B762FE3-2EF6-4369-8C46-A78B44387E4C}">
      <dsp:nvSpPr>
        <dsp:cNvPr id="0" name=""/>
        <dsp:cNvSpPr/>
      </dsp:nvSpPr>
      <dsp:spPr>
        <a:xfrm>
          <a:off x="2238178" y="186398"/>
          <a:ext cx="777472" cy="679608"/>
        </a:xfrm>
        <a:prstGeom prst="rightArrow">
          <a:avLst>
            <a:gd name="adj1" fmla="val 70000"/>
            <a:gd name="adj2" fmla="val 50000"/>
          </a:avLst>
        </a:prstGeom>
        <a:noFill/>
        <a:ln w="25400" cap="flat" cmpd="sng" algn="ctr">
          <a:noFill/>
          <a:prstDash val="solid"/>
        </a:ln>
        <a:effectLst/>
      </dsp:spPr>
      <dsp:style>
        <a:lnRef idx="2">
          <a:scrgbClr r="0" g="0" b="0"/>
        </a:lnRef>
        <a:fillRef idx="1">
          <a:scrgbClr r="0" g="0" b="0"/>
        </a:fillRef>
        <a:effectRef idx="0">
          <a:scrgbClr r="0" g="0" b="0"/>
        </a:effectRef>
        <a:fontRef idx="minor"/>
      </dsp:style>
      <dsp:txBody>
        <a:bodyPr spcFirstLastPara="0" vert="horz" wrap="square" lIns="78740" tIns="19685" rIns="39370" bIns="19685" numCol="1" spcCol="1270" anchor="ctr" anchorCtr="0">
          <a:noAutofit/>
        </a:bodyPr>
        <a:lstStyle/>
        <a:p>
          <a:pPr lvl="0" algn="ctr" defTabSz="1377950">
            <a:lnSpc>
              <a:spcPct val="90000"/>
            </a:lnSpc>
            <a:spcBef>
              <a:spcPct val="0"/>
            </a:spcBef>
            <a:spcAft>
              <a:spcPct val="35000"/>
            </a:spcAft>
          </a:pPr>
          <a:endParaRPr lang="en-US" sz="3100" kern="1200"/>
        </a:p>
      </dsp:txBody>
      <dsp:txXfrm>
        <a:off x="2432546" y="186398"/>
        <a:ext cx="583104" cy="679608"/>
      </dsp:txXfrm>
    </dsp:sp>
    <dsp:sp modelId="{73A8C228-7A90-4A60-BBBB-56DCBEF0B332}">
      <dsp:nvSpPr>
        <dsp:cNvPr id="0" name=""/>
        <dsp:cNvSpPr/>
      </dsp:nvSpPr>
      <dsp:spPr>
        <a:xfrm>
          <a:off x="2042337" y="323216"/>
          <a:ext cx="388736" cy="38873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latin typeface="Times New Roman" pitchFamily="18" charset="0"/>
              <a:cs typeface="Times New Roman" pitchFamily="18" charset="0"/>
            </a:rPr>
            <a:t>R</a:t>
          </a:r>
        </a:p>
      </dsp:txBody>
      <dsp:txXfrm>
        <a:off x="2042337" y="323216"/>
        <a:ext cx="388736" cy="38873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Fou</b:Tag>
    <b:SourceType>InternetSite</b:SourceType>
    <b:Guid>{547DACA3-91C3-4574-B9BB-B2C679458757}</b:Guid>
    <b:LCID>1033</b:LCID>
    <b:Author>
      <b:Author>
        <b:Corporate>IEEE Foundation for Intelligent Physical Agents</b:Corporate>
      </b:Author>
    </b:Author>
    <b:URL>http://www.fipa.org/</b:URL>
    <b:Year>2010</b:Year>
    <b:Publisher>IEEE</b:Publisher>
    <b:PublicationTitle>FIPA</b:PublicationTitle>
    <b:RefOrder>4</b:RefOrder>
  </b:Source>
  <b:Source>
    <b:Tag>FIPA00061</b:Tag>
    <b:SourceType>InternetSite</b:SourceType>
    <b:Guid>{545FDD3C-0CBE-4FEF-B25B-5DD7BDA4C43B}</b:Guid>
    <b:LCID>1033</b:LCID>
    <b:Author>
      <b:Author>
        <b:Corporate>FIPA00061</b:Corporate>
      </b:Author>
    </b:Author>
    <b:Title>FIPA- ACL Message Structure Specification 00061</b:Title>
    <b:Year>2002</b:Year>
    <b:Month>March</b:Month>
    <b:URL>http://www.fipa.org/specs/fipa00061/SC00061G.pdf</b:URL>
    <b:ProductionCompany>IEEE Foundation for Intelligent Physical Agents</b:ProductionCompany>
    <b:RefOrder>13</b:RefOrder>
  </b:Source>
  <b:Source>
    <b:Tag>Fou04</b:Tag>
    <b:SourceType>InternetSite</b:SourceType>
    <b:Guid>{4860B0DD-404D-42BB-AB54-BC0FC22DDD0D}</b:Guid>
    <b:LCID>1033</b:LCID>
    <b:Author>
      <b:Author>
        <b:Corporate>FIPA00023</b:Corporate>
      </b:Author>
    </b:Author>
    <b:Title>FIPA- Agent Management Specification 00023</b:Title>
    <b:Year>2004</b:Year>
    <b:Month>March</b:Month>
    <b:URL>http://www.fipa.org/specs/fipa00023/SC00023K.pdf</b:URL>
    <b:ProductionCompany>IEEE Foundation for Intelligent Physical Agents</b:ProductionCompany>
    <b:RefOrder>14</b:RefOrder>
  </b:Source>
  <b:Source>
    <b:Tag>Fou02</b:Tag>
    <b:SourceType>InternetSite</b:SourceType>
    <b:Guid>{11EBFBF4-84AC-478C-A0C2-179AC2C59289}</b:Guid>
    <b:LCID>1033</b:LCID>
    <b:Author>
      <b:Author>
        <b:Corporate>FIPA00067</b:Corporate>
      </b:Author>
    </b:Author>
    <b:Title>FIPA- Agent Message Transport Service 00067</b:Title>
    <b:Year>2002</b:Year>
    <b:Month>March</b:Month>
    <b:URL>http://www.fipa.org/specs/fipa00067/SC00067F.pdf</b:URL>
    <b:ProductionCompany>IEEE Foundation for Intelligent Physical Agents</b:ProductionCompany>
    <b:RefOrder>7</b:RefOrder>
  </b:Source>
  <b:Source>
    <b:Tag>Uni05</b:Tag>
    <b:SourceType>DocumentFromInternetSite</b:SourceType>
    <b:Guid>{41496BB6-16B4-48EB-B273-F210691B6812}</b:Guid>
    <b:LCID>1033</b:LCID>
    <b:Author>
      <b:Author>
        <b:Corporate>University of Madrid</b:Corporate>
      </b:Author>
    </b:Author>
    <b:Title>GRASIA- INGENIAS</b:Title>
    <b:Year>2005</b:Year>
    <b:URL>http://grasia.fdi.ucm.es/main/?q=en/node/128</b:URL>
    <b:RefOrder>12</b:RefOrder>
  </b:Source>
  <b:Source>
    <b:Tag>JADE00</b:Tag>
    <b:SourceType>DocumentFromInternetSite</b:SourceType>
    <b:Guid>{E8DABED6-4A5C-4C07-9337-68D7E0F8B541}</b:Guid>
    <b:LCID>1033</b:LCID>
    <b:Author>
      <b:Author>
        <b:Corporate>Telecom Italia SpA</b:Corporate>
      </b:Author>
    </b:Author>
    <b:Title>Java Agent DEvelopment Framework (JADE)</b:Title>
    <b:Year>2000</b:Year>
    <b:Month>Febuary</b:Month>
    <b:URL>http://jade.tilab.com/</b:URL>
    <b:RefOrder>9</b:RefOrder>
  </b:Source>
  <b:Source>
    <b:Tag>Ora10</b:Tag>
    <b:SourceType>InternetSite</b:SourceType>
    <b:Guid>{DCDA3868-4DCE-4FF5-AA81-922E79CCDD43}</b:Guid>
    <b:LCID>1033</b:LCID>
    <b:Author>
      <b:Author>
        <b:Corporate>Oracle Corporation</b:Corporate>
      </b:Author>
    </b:Author>
    <b:Title>What Is an Object?</b:Title>
    <b:InternetSiteTitle>The Java Tutorials</b:InternetSiteTitle>
    <b:Year>2010</b:Year>
    <b:URL>http://java.sun.com/docs/books/tutorial/java/concepts/object.html</b:URL>
    <b:RefOrder>5</b:RefOrder>
  </b:Source>
  <b:Source>
    <b:Tag>Dun</b:Tag>
    <b:SourceType>JournalArticle</b:SourceType>
    <b:Guid>{0BE7B445-9B7F-4C1F-991E-8DA7C5AC858D}</b:Guid>
    <b:LCID>1033</b:LCID>
    <b:Author>
      <b:Author>
        <b:NameList>
          <b:Person>
            <b:Last>Dunham</b:Last>
            <b:First>Jill</b:First>
            <b:Middle>Bigley</b:Middle>
          </b:Person>
        </b:NameList>
      </b:Author>
    </b:Author>
    <b:Title>An Agent-Based Spatially Explicit Epidemiological Model in MASON</b:Title>
    <b:JournalName>Journal of Artificial Societies and Social Simulation</b:JournalName>
    <b:Year>2005</b:Year>
    <b:Pages>10-12</b:Pages>
    <b:PeriodicalTitle>Journal of Artificial Societies and Social Simulation</b:PeriodicalTitle>
    <b:Month>January</b:Month>
    <b:Day>31</b:Day>
    <b:Volume>9</b:Volume>
    <b:Issue>1</b:Issue>
    <b:URL>http://jasss.soc.surrey.ac.uk/9/1/3.html</b:URL>
    <b:RefOrder>3</b:RefOrder>
  </b:Source>
  <b:Source>
    <b:Tag>Gom08</b:Tag>
    <b:SourceType>DocumentFromInternetSite</b:SourceType>
    <b:Guid>{3406F9B0-8F7B-4985-9DA7-A1B8A53F1F39}</b:Guid>
    <b:LCID>1033</b:LCID>
    <b:Author>
      <b:Author>
        <b:NameList>
          <b:Person>
            <b:Last>Gomez-Sanz</b:Last>
            <b:First>Jorge</b:First>
            <b:Middle>J.</b:Middle>
          </b:Person>
        </b:NameList>
      </b:Author>
    </b:Author>
    <b:Title>GRASIA Development Guide Version 1.0.</b:Title>
    <b:Year>2008</b:Year>
    <b:URL>http://grasia.fdi.ucm.es/main/?q=en/print/book/export/html/140</b:URL>
    <b:RefOrder>15</b:RefOrder>
  </b:Source>
  <b:Source>
    <b:Tag>Gom081</b:Tag>
    <b:SourceType>DocumentFromInternetSite</b:SourceType>
    <b:Guid>{EAC6256C-3EB7-4470-AEF3-C7832754CCB3}</b:Guid>
    <b:LCID>1033</b:LCID>
    <b:Author>
      <b:Author>
        <b:NameList>
          <b:Person>
            <b:Last>Gomez-Sanz</b:Last>
            <b:First>Jorge</b:First>
            <b:Middle>J.</b:Middle>
          </b:Person>
          <b:Person>
            <b:Last>Gomez-Sanz</b:Last>
            <b:First>Pavon</b:First>
          </b:Person>
        </b:NameList>
      </b:Author>
    </b:Author>
    <b:Title>GRASIA INGENIAS Development Kit (IDK) Manual</b:Title>
    <b:Year>2008</b:Year>
    <b:Month>April</b:Month>
    <b:URL>http://grasia.fdi.ucm.es/main/myfiles/ingeniasmanual.v14.pdf</b:URL>
    <b:RefOrder>16</b:RefOrder>
  </b:Source>
  <b:Source>
    <b:Tag>Haw01</b:Tag>
    <b:SourceType>Book</b:SourceType>
    <b:Guid>{1270A56B-BCF6-4664-A543-34115DBFE187}</b:Guid>
    <b:LCID>1033</b:LCID>
    <b:Author>
      <b:Author>
        <b:NameList>
          <b:Person>
            <b:Last>Hawker</b:Last>
            <b:First>Jeremy</b:First>
          </b:Person>
          <b:Person>
            <b:Last>Begg</b:Last>
            <b:First>Norman</b:First>
          </b:Person>
          <b:Person>
            <b:Last>Blairm</b:Last>
            <b:First>Iain</b:First>
          </b:Person>
          <b:Person>
            <b:Last>Reinties</b:Last>
            <b:First>Ralf</b:First>
          </b:Person>
          <b:Person>
            <b:Last>Weinberg</b:Last>
            <b:First>Julius</b:First>
          </b:Person>
        </b:NameList>
      </b:Author>
    </b:Author>
    <b:Title>Communicable Disease Control Handbook, 2nd ed.</b:Title>
    <b:Year>2005</b:Year>
    <b:Publisher>Wiley-Blackwell</b:Publisher>
    <b:RefOrder>17</b:RefOrder>
  </b:Source>
  <b:Source>
    <b:Tag>Nel05</b:Tag>
    <b:SourceType>BookSection</b:SourceType>
    <b:Guid>{B2BEE188-ED8D-4F49-9C06-850BBF13DBEF}</b:Guid>
    <b:LCID>1033</b:LCID>
    <b:Author>
      <b:Author>
        <b:NameList>
          <b:Person>
            <b:Last>Nelson</b:Last>
            <b:First>Kenrad</b:First>
            <b:Middle>E.</b:Middle>
          </b:Person>
        </b:NameList>
      </b:Author>
    </b:Author>
    <b:Year>2005</b:Year>
    <b:Pages>152-154</b:Pages>
    <b:BookTitle>Infectious Disease Epidemiology: Theory and Practice</b:BookTitle>
    <b:Publisher>Jones &amp; Bartlett Publishers, Inc</b:Publisher>
    <b:RefOrder>18</b:RefOrder>
  </b:Source>
  <b:Source>
    <b:Tag>Nwa02</b:Tag>
    <b:SourceType>DocumentFromInternetSite</b:SourceType>
    <b:Guid>{F52D16BB-2611-4493-AEA5-07A71811416C}</b:Guid>
    <b:LCID>1033</b:LCID>
    <b:Author>
      <b:Author>
        <b:NameList>
          <b:Person>
            <b:Last>Nwana</b:Last>
            <b:First>Hyacinth</b:First>
            <b:Middle>S.</b:Middle>
          </b:Person>
          <b:Person>
            <b:Last>Ndumu</b:Last>
            <b:First>Divine</b:First>
            <b:Middle>T.</b:Middle>
          </b:Person>
          <b:Person>
            <b:Last>Lee</b:Last>
            <b:First>Lyndon</b:First>
            <b:Middle>C.</b:Middle>
          </b:Person>
          <b:Person>
            <b:Last>Collis</b:Last>
            <b:First>Jaron</b:First>
            <b:Middle>C.</b:Middle>
          </b:Person>
        </b:NameList>
      </b:Author>
    </b:Author>
    <b:Title>ZEUS: A Toolkit and Approach for Building Distributed Multi-Agent System.</b:Title>
    <b:Year>2002</b:Year>
    <b:Month>Febuary</b:Month>
    <b:RefOrder>8</b:RefOrder>
  </b:Source>
  <b:Source>
    <b:Tag>Oli78</b:Tag>
    <b:SourceType>Book</b:SourceType>
    <b:Guid>{A59AFBFB-8D98-425E-8318-61667F52D84E}</b:Guid>
    <b:LCID>1033</b:LCID>
    <b:Author>
      <b:Author>
        <b:NameList>
          <b:Person>
            <b:Last>Olinick</b:Last>
            <b:First>Micheal</b:First>
          </b:Person>
        </b:NameList>
      </b:Author>
    </b:Author>
    <b:Title>An Introduction to Mathematical Models in the Social Sciences</b:Title>
    <b:Year>1978</b:Year>
    <b:City>Reading, Massachusetts</b:City>
    <b:Publisher>Addison-Wesley</b:Publisher>
    <b:RefOrder>2</b:RefOrder>
  </b:Source>
  <b:Source>
    <b:Tag>Tassier05</b:Tag>
    <b:SourceType>DocumentFromInternetSite</b:SourceType>
    <b:Guid>{B6FA010A-C37D-4F53-B381-35AB8579062A}</b:Guid>
    <b:LCID>1033</b:LCID>
    <b:Author>
      <b:Author>
        <b:NameList>
          <b:Person>
            <b:Last>Tassier</b:Last>
            <b:First>Troy</b:First>
          </b:Person>
        </b:NameList>
      </b:Author>
    </b:Author>
    <b:Title>Fordham University</b:Title>
    <b:Year>2005</b:Year>
    <b:URL>http://www.fordham.edu/images/Undergraduate/economics/faculty/SIR.pdf</b:URL>
    <b:RefOrder>1</b:RefOrder>
  </b:Source>
  <b:Source>
    <b:Tag>Tew04</b:Tag>
    <b:SourceType>ConferenceProceedings</b:SourceType>
    <b:Guid>{3AA55222-6D55-474D-969F-173D5B3777D4}</b:Guid>
    <b:LCID>1033</b:LCID>
    <b:Author>
      <b:Author>
        <b:NameList>
          <b:Person>
            <b:Last>Teweldemedhin</b:Last>
            <b:First>Eyob</b:First>
          </b:Person>
          <b:Person>
            <b:Last>Marwala</b:Last>
            <b:First>Tshilidzi</b:First>
          </b:Person>
          <b:Person>
            <b:Last>Mueller</b:Last>
            <b:First>Conrad</b:First>
          </b:Person>
        </b:NameList>
      </b:Author>
    </b:Author>
    <b:Title>Agent-based modelling: A Case Study in HIV Epidemic</b:Title>
    <b:Year>2004</b:Year>
    <b:City>Johannesburg</b:City>
    <b:Pages>154-159</b:Pages>
    <b:ConferenceName>Fourth International Conference</b:ConferenceName>
    <b:Publisher>School of Computer Science, School of Electrical and Information Engingeering University of the Witwatersrand</b:Publisher>
    <b:RefOrder>10</b:RefOrder>
  </b:Source>
  <b:Source>
    <b:Tag>Vib05</b:Tag>
    <b:SourceType>JournalArticle</b:SourceType>
    <b:Guid>{8E31AEF8-0FBA-4A6D-80E8-58277AAD30CF}</b:Guid>
    <b:LCID>1033</b:LCID>
    <b:Author>
      <b:Author>
        <b:NameList>
          <b:Person>
            <b:Last>Viboud</b:Last>
            <b:First>Cecile</b:First>
          </b:Person>
          <b:Person>
            <b:Last>Grais</b:Last>
            <b:First>Rebecca</b:First>
          </b:Person>
          <b:Person>
            <b:Last>Lafont</b:Last>
            <b:First>Bernard</b:First>
          </b:Person>
          <b:Person>
            <b:Last>Miller</b:Last>
            <b:First>Mark</b:First>
          </b:Person>
          <b:Person>
            <b:Last>Simonsen</b:Last>
            <b:First>Lone</b:First>
          </b:Person>
        </b:NameList>
      </b:Author>
    </b:Author>
    <b:Title>Multination Impact of the 1968 Hong Kong Influenza Pandemic: Evidence for a Smoldering Pandemic</b:Title>
    <b:Year>2005</b:Year>
    <b:PeriodicalTitle>The Journal of Infectious Disease </b:PeriodicalTitle>
    <b:Pages>16</b:Pages>
    <b:JournalName>The Journal of Infectious Diseases</b:JournalName>
    <b:RefOrder>11</b:RefOrder>
  </b:Source>
  <b:Source>
    <b:Tag>Soc</b:Tag>
    <b:SourceType>Book</b:SourceType>
    <b:Guid>{1B55B5DE-CDA0-4B2E-AF65-C9BA41D5F2A3}</b:Guid>
    <b:LCID>1033</b:LCID>
    <b:Title>Social Network Analysis: Methods and Applications</b:Title>
    <b:Author>
      <b:Author>
        <b:NameList>
          <b:Person>
            <b:Last>Wasserman</b:Last>
            <b:First>Stanley</b:First>
          </b:Person>
          <b:Person>
            <b:Last>Faust</b:Last>
            <b:First>Katherine</b:First>
          </b:Person>
        </b:NameList>
      </b:Author>
    </b:Author>
    <b:Year>1994</b:Year>
    <b:Publisher>Cambridge University Press</b:Publisher>
    <b:RefOrder>19</b:RefOrder>
  </b:Source>
  <b:Source>
    <b:Tag>Wei99</b:Tag>
    <b:SourceType>Book</b:SourceType>
    <b:Guid>{FBA97025-2B64-4482-80ED-B73FD8CE4E01}</b:Guid>
    <b:LCID>1033</b:LCID>
    <b:Author>
      <b:Author>
        <b:NameList>
          <b:Person>
            <b:Last>Weiss</b:Last>
            <b:First>Gerhard</b:First>
          </b:Person>
        </b:NameList>
      </b:Author>
    </b:Author>
    <b:Title>Multi-Agent Systems- A Modern Approach to Distributed Artificial Intelligence</b:Title>
    <b:Year>1999</b:Year>
    <b:Publisher>MIT Press</b:Publisher>
    <b:RefOrder>6</b:RefOrder>
  </b:Source>
</b:Sources>
</file>

<file path=customXml/itemProps1.xml><?xml version="1.0" encoding="utf-8"?>
<ds:datastoreItem xmlns:ds="http://schemas.openxmlformats.org/officeDocument/2006/customXml" ds:itemID="{DCC71192-D636-479F-B546-7BAEDF708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56</Pages>
  <Words>14952</Words>
  <Characters>85227</Characters>
  <Application>Microsoft Office Word</Application>
  <DocSecurity>0</DocSecurity>
  <Lines>710</Lines>
  <Paragraphs>199</Paragraphs>
  <ScaleCrop>false</ScaleCrop>
  <HeadingPairs>
    <vt:vector size="2" baseType="variant">
      <vt:variant>
        <vt:lpstr>Title</vt:lpstr>
      </vt:variant>
      <vt:variant>
        <vt:i4>1</vt:i4>
      </vt:variant>
    </vt:vector>
  </HeadingPairs>
  <TitlesOfParts>
    <vt:vector size="1" baseType="lpstr">
      <vt:lpstr>Template and Format for Senior Design Project Proposals</vt:lpstr>
    </vt:vector>
  </TitlesOfParts>
  <Company>Home PC</Company>
  <LinksUpToDate>false</LinksUpToDate>
  <CharactersWithSpaces>99980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and Format for Senior Design Project Proposals</dc:title>
  <dc:creator>Frank Higgins</dc:creator>
  <cp:lastModifiedBy>Frank Higgins</cp:lastModifiedBy>
  <cp:revision>20</cp:revision>
  <cp:lastPrinted>2010-04-26T19:04:00Z</cp:lastPrinted>
  <dcterms:created xsi:type="dcterms:W3CDTF">2010-04-23T17:53:00Z</dcterms:created>
  <dcterms:modified xsi:type="dcterms:W3CDTF">2010-05-10T02:18:00Z</dcterms:modified>
</cp:coreProperties>
</file>